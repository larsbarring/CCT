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5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6.xml" ContentType="application/vnd.openxmlformats-officedocument.customXmlProperties+xml"/>
  <Override PartName="/customXml/_rels/item6.xml.rels" ContentType="application/vnd.openxmlformats-package.relationships+xml"/>
  <Override PartName="/customXml/_rels/item3.xml.rels" ContentType="application/vnd.openxmlformats-package.relationships+xml"/>
  <Override PartName="/customXml/_rels/item5.xml.rels" ContentType="application/vnd.openxmlformats-package.relationships+xml"/>
  <Override PartName="/customXml/_rels/item2.xml.rels" ContentType="application/vnd.openxmlformats-package.relationships+xml"/>
  <Override PartName="/customXml/_rels/item4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customXml/item6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360"/>
        <w:rPr>
          <w:rFonts w:eastAsia="MS Mincho"/>
          <w:lang w:eastAsia="ja-JP"/>
        </w:rPr>
      </w:pPr>
      <w:r>
        <w:rPr>
          <w:rFonts w:eastAsia="MS Mincho"/>
          <w:lang w:eastAsia="ja-JP"/>
        </w:rPr>
        <w:t>COMMON CODE TABLE C–6: List of units for TDCFs</w:t>
      </w:r>
    </w:p>
    <w:p>
      <w:pPr>
        <w:pStyle w:val="Normal"/>
        <w:rPr>
          <w:lang w:val="en-GB" w:eastAsia="ja-JP"/>
        </w:rPr>
      </w:pPr>
      <w:r>
        <w:rPr>
          <w:lang w:val="en-GB" w:eastAsia="ja-JP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85" w:type="dxa"/>
          <w:bottom w:w="57" w:type="dxa"/>
          <w:right w:w="85" w:type="dxa"/>
        </w:tblCellMar>
        <w:tblLook w:val="04a0" w:noHBand="0" w:noVBand="1" w:firstColumn="1" w:lastRow="0" w:lastColumn="0" w:firstRow="1"/>
      </w:tblPr>
      <w:tblGrid>
        <w:gridCol w:w="663"/>
        <w:gridCol w:w="2408"/>
        <w:gridCol w:w="1331"/>
        <w:gridCol w:w="1783"/>
        <w:gridCol w:w="1117"/>
        <w:gridCol w:w="1767"/>
      </w:tblGrid>
      <w:tr>
        <w:trPr>
          <w:tblHeader w:val="true"/>
          <w:cantSplit w:val="true"/>
        </w:trPr>
        <w:tc>
          <w:tcPr>
            <w:tcW w:w="9069" w:type="dxa"/>
            <w:gridSpan w:val="6"/>
            <w:tcBorders>
              <w:top w:val="single" w:sz="4" w:space="0" w:color="000000"/>
            </w:tcBorders>
          </w:tcPr>
          <w:p>
            <w:pPr>
              <w:pStyle w:val="Tableheadertemplate"/>
              <w:widowControl w:val="false"/>
              <w:spacing w:before="0" w:after="200"/>
              <w:rPr/>
            </w:pPr>
            <w:r>
              <w:rPr/>
              <w:t>Common code table C–6</w:t>
            </w:r>
          </w:p>
        </w:tc>
      </w:tr>
      <w:tr>
        <w:trPr>
          <w:tblHeader w:val="true"/>
          <w:cantSplit w:val="true"/>
        </w:trPr>
        <w:tc>
          <w:tcPr>
            <w:tcW w:w="663" w:type="dxa"/>
            <w:tcBorders>
              <w:bottom w:val="single" w:sz="4" w:space="0" w:color="000000"/>
            </w:tcBorders>
            <w:tcMar>
              <w:bottom w:w="28" w:type="dxa"/>
            </w:tcMar>
          </w:tcPr>
          <w:p>
            <w:pPr>
              <w:pStyle w:val="TABLEHEADERFXY"/>
              <w:widowControl w:val="false"/>
              <w:spacing w:before="0" w:after="200"/>
              <w:rPr>
                <w:lang w:val="en-GB"/>
              </w:rPr>
            </w:pPr>
            <w:r>
              <w:rPr>
                <w:rFonts w:eastAsia="MS Mincho"/>
                <w:lang w:val="en-GB" w:eastAsia="ja-JP"/>
              </w:rPr>
              <w:t>Code figure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TABLEHEADERFXY"/>
              <w:widowControl w:val="false"/>
              <w:spacing w:before="0" w:after="200"/>
              <w:rPr>
                <w:rFonts w:eastAsia="MS Mincho"/>
                <w:lang w:val="en-GB" w:eastAsia="ja-JP"/>
              </w:rPr>
            </w:pPr>
            <w:r>
              <w:rPr>
                <w:rFonts w:eastAsia="MS Mincho"/>
                <w:lang w:val="en-GB" w:eastAsia="ja-JP"/>
              </w:rPr>
            </w:r>
          </w:p>
        </w:tc>
        <w:tc>
          <w:tcPr>
            <w:tcW w:w="1331" w:type="dxa"/>
            <w:tcBorders>
              <w:bottom w:val="single" w:sz="4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TABLEHEADERFXY"/>
              <w:widowControl w:val="false"/>
              <w:spacing w:before="0" w:after="200"/>
              <w:rPr>
                <w:rFonts w:eastAsia="MS Mincho"/>
                <w:lang w:val="en-GB" w:eastAsia="ja-JP"/>
              </w:rPr>
            </w:pPr>
            <w:r>
              <w:rPr>
                <w:rFonts w:eastAsia="MS Mincho"/>
                <w:lang w:val="en-GB" w:eastAsia="ja-JP"/>
              </w:rPr>
              <w:t>Conventional abbreviation</w:t>
            </w:r>
          </w:p>
        </w:tc>
        <w:tc>
          <w:tcPr>
            <w:tcW w:w="1783" w:type="dxa"/>
            <w:tcBorders>
              <w:bottom w:val="single" w:sz="4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TABLEHEADERFXY"/>
              <w:widowControl w:val="false"/>
              <w:spacing w:before="0" w:after="200"/>
              <w:rPr>
                <w:rFonts w:eastAsia="MS Mincho"/>
                <w:lang w:val="en-GB" w:eastAsia="ja-JP"/>
              </w:rPr>
            </w:pPr>
            <w:r>
              <w:rPr>
                <w:rFonts w:cs="Arial" w:ascii="Arial" w:hAnsi="Arial"/>
                <w:bCs/>
              </w:rPr>
              <w:t>Abbreviation in IA5/ASCII (5)</w:t>
            </w:r>
          </w:p>
        </w:tc>
        <w:tc>
          <w:tcPr>
            <w:tcW w:w="1117" w:type="dxa"/>
            <w:tcBorders>
              <w:bottom w:val="single" w:sz="4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TABLEHEADERFXY"/>
              <w:widowControl w:val="false"/>
              <w:spacing w:before="0" w:after="200"/>
              <w:rPr>
                <w:rFonts w:eastAsia="MS Mincho"/>
                <w:lang w:val="en-GB" w:eastAsia="ja-JP"/>
              </w:rPr>
            </w:pPr>
            <w:r>
              <w:rPr>
                <w:rFonts w:cs="Arial" w:ascii="Arial" w:hAnsi="Arial"/>
                <w:bCs/>
              </w:rPr>
              <w:t>Abbreviation</w:t>
              <w:br/>
              <w:t>in ITA2 (5)</w:t>
            </w:r>
          </w:p>
        </w:tc>
        <w:tc>
          <w:tcPr>
            <w:tcW w:w="1767" w:type="dxa"/>
            <w:tcBorders>
              <w:bottom w:val="single" w:sz="4" w:space="0" w:color="000000"/>
            </w:tcBorders>
            <w:tcMar>
              <w:bottom w:w="28" w:type="dxa"/>
            </w:tcMar>
          </w:tcPr>
          <w:p>
            <w:pPr>
              <w:pStyle w:val="TABLEHEADERFXY"/>
              <w:widowControl w:val="false"/>
              <w:spacing w:before="0" w:after="200"/>
              <w:rPr>
                <w:lang w:val="en-GB"/>
              </w:rPr>
            </w:pPr>
            <w:r>
              <w:rPr>
                <w:rFonts w:cs="Arial" w:ascii="Arial" w:hAnsi="Arial"/>
                <w:bCs/>
              </w:rPr>
              <w:t>Definition in</w:t>
              <w:br/>
              <w:t>base units (2)</w:t>
            </w:r>
          </w:p>
        </w:tc>
      </w:tr>
      <w:tr>
        <w:trPr>
          <w:cantSplit w:val="true"/>
        </w:trPr>
        <w:tc>
          <w:tcPr>
            <w:tcW w:w="663" w:type="dxa"/>
            <w:tcBorders>
              <w:top w:val="single" w:sz="4" w:space="0" w:color="000000"/>
            </w:tcBorders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8406" w:type="dxa"/>
            <w:gridSpan w:val="5"/>
            <w:tcBorders>
              <w:top w:val="single" w:sz="4" w:space="0" w:color="000000"/>
            </w:tcBorders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>
                <w:lang w:val="fr-CH"/>
              </w:rPr>
            </w:pPr>
            <w:r>
              <w:rPr>
                <w:rStyle w:val="Bold"/>
                <w:lang w:val="fr-CH"/>
              </w:rPr>
              <w:t xml:space="preserve">Base SI units </w:t>
            </w:r>
            <w:r>
              <w:rPr>
                <w:rStyle w:val="Bold"/>
                <w:b w:val="false"/>
                <w:bCs w:val="false"/>
                <w:lang w:val="fr-CH"/>
              </w:rPr>
              <w:t>(</w:t>
            </w:r>
            <w:ins w:id="0" w:author="Anna Milan" w:date="2025-06-03T11:57:00Z">
              <w:r>
                <w:rPr>
                  <w:rStyle w:val="Bold"/>
                  <w:b w:val="false"/>
                  <w:bCs w:val="false"/>
                  <w:lang w:val="fr-CH"/>
                </w:rPr>
                <w:t>see Note</w:t>
              </w:r>
            </w:ins>
            <w:ins w:id="1" w:author="Anna Milan" w:date="2025-06-03T11:58:00Z">
              <w:r>
                <w:rPr>
                  <w:rStyle w:val="Bold"/>
                  <w:b w:val="false"/>
                  <w:bCs w:val="false"/>
                  <w:lang w:val="fr-CH"/>
                </w:rPr>
                <w:t xml:space="preserve"> </w:t>
              </w:r>
            </w:ins>
            <w:r>
              <w:rPr>
                <w:rStyle w:val="Bold"/>
                <w:b w:val="false"/>
                <w:bCs w:val="false"/>
                <w:lang w:val="fr-CH"/>
              </w:rPr>
              <w:t>1)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001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002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kilogram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003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004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ampere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005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kelvin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006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mole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mol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mol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MOL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007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candela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cd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cd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CD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del w:id="2" w:author="Anna Milan" w:date="2025-06-03T12:44:00Z"/>
          <w:cantSplit w:val="true"/>
        </w:trPr>
        <w:tc>
          <w:tcPr>
            <w:tcW w:w="663" w:type="dxa"/>
            <w:tcBorders/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8406" w:type="dxa"/>
            <w:gridSpan w:val="5"/>
            <w:tcBorders/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>
                <w:rStyle w:val="Bold"/>
                <w:b w:val="false"/>
                <w:b w:val="false"/>
                <w:bCs w:val="false"/>
              </w:rPr>
            </w:pPr>
            <w:del w:id="3" w:author="Anna Milan" w:date="2025-06-03T12:44:00Z">
              <w:r>
                <w:rPr>
                  <w:rStyle w:val="Bold"/>
                </w:rPr>
                <w:delText xml:space="preserve">Supplementary SI Units </w:delText>
              </w:r>
            </w:del>
            <w:del w:id="4" w:author="Anna Milan" w:date="2025-06-03T12:44:00Z">
              <w:r>
                <w:rPr>
                  <w:rStyle w:val="Bold"/>
                  <w:b w:val="false"/>
                  <w:bCs w:val="false"/>
                </w:rPr>
                <w:delText>(1)</w:delText>
              </w:r>
            </w:del>
          </w:p>
        </w:tc>
      </w:tr>
      <w:tr>
        <w:trPr>
          <w:ins w:id="5" w:author="Anna Milan" w:date="2025-06-03T12:45:00Z"/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5522" w:type="dxa"/>
            <w:gridSpan w:val="3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6" w:author="Anna Milan" w:date="2025-06-03T12:45:00Z">
              <w:r>
                <w:rPr>
                  <w:rStyle w:val="Bold"/>
                </w:rPr>
                <w:t xml:space="preserve">Derived SI </w:t>
              </w:r>
            </w:ins>
            <w:ins w:id="7" w:author="Anna Milan" w:date="2025-06-03T15:50:00Z">
              <w:r>
                <w:rPr>
                  <w:rStyle w:val="Bold"/>
                </w:rPr>
                <w:t>u</w:t>
              </w:r>
            </w:ins>
            <w:ins w:id="8" w:author="Anna Milan" w:date="2025-06-03T12:45:00Z">
              <w:r>
                <w:rPr>
                  <w:rStyle w:val="Bold"/>
                </w:rPr>
                <w:t xml:space="preserve">nits with special names </w:t>
              </w:r>
            </w:ins>
            <w:ins w:id="9" w:author="Anna Milan" w:date="2025-06-03T12:45:00Z">
              <w:r>
                <w:rPr>
                  <w:rStyle w:val="Bold"/>
                  <w:b w:val="false"/>
                  <w:bCs w:val="false"/>
                </w:rPr>
                <w:t>(see Note 1)</w:t>
              </w:r>
            </w:ins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021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radian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Rad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rad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RAD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022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steradian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Sr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sr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SR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del w:id="10" w:author="Anna Milan" w:date="2025-06-03T12:46:00Z"/>
          <w:cantSplit w:val="true"/>
        </w:trPr>
        <w:tc>
          <w:tcPr>
            <w:tcW w:w="663" w:type="dxa"/>
            <w:tcBorders/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commentRangeStart w:id="0"/>
            <w:r>
              <w:rPr/>
            </w:r>
          </w:p>
        </w:tc>
        <w:tc>
          <w:tcPr>
            <w:tcW w:w="8406" w:type="dxa"/>
            <w:gridSpan w:val="5"/>
            <w:tcBorders/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>
                <w:rStyle w:val="Bold"/>
                <w:b w:val="false"/>
                <w:b w:val="false"/>
                <w:bCs w:val="false"/>
              </w:rPr>
            </w:pPr>
            <w:ins w:id="11" w:author="Unknown Author" w:date="2025-06-04T09:47:41Z">
              <w:r>
                <w:rPr>
                  <w:rStyle w:val="Bold"/>
                </w:rPr>
              </w:r>
            </w:ins>
            <w:del w:id="12" w:author="Anna Milan" w:date="2025-06-03T12:46:00Z">
              <w:commentRangeEnd w:id="0"/>
              <w:r>
                <w:commentReference w:id="0"/>
              </w:r>
              <w:r>
                <w:rPr>
                  <w:rStyle w:val="Bold"/>
                </w:rPr>
                <w:delText xml:space="preserve">Derived SI Units with special names </w:delText>
              </w:r>
            </w:del>
            <w:del w:id="13" w:author="Anna Milan" w:date="2025-06-03T12:46:00Z">
              <w:r>
                <w:rPr>
                  <w:rStyle w:val="Bold"/>
                  <w:b w:val="false"/>
                  <w:bCs w:val="false"/>
                </w:rPr>
                <w:delText>(1)</w:delText>
              </w:r>
            </w:del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030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hertz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Hz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Hz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HZ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</w:t>
            </w:r>
            <w:r>
              <w:rPr>
                <w:rStyle w:val="Superscript"/>
              </w:rPr>
              <w:t>–1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031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newton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 s</w:t>
            </w:r>
            <w:r>
              <w:rPr>
                <w:rStyle w:val="Superscript"/>
              </w:rPr>
              <w:t>–2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032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pascal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Pa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Pa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PAL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–1</w:t>
            </w:r>
            <w:r>
              <w:rPr/>
              <w:t xml:space="preserve"> s</w:t>
            </w:r>
            <w:r>
              <w:rPr>
                <w:rStyle w:val="Superscript"/>
              </w:rPr>
              <w:t>–2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033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joule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J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J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J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  <w:r>
              <w:rPr>
                <w:rStyle w:val="Superscript"/>
              </w:rPr>
              <w:t>–2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034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watt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  <w:r>
              <w:rPr>
                <w:rStyle w:val="Superscript"/>
              </w:rPr>
              <w:t>–3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035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coulomb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 s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036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volt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V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V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V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  <w:r>
              <w:rPr>
                <w:rStyle w:val="Superscript"/>
              </w:rPr>
              <w:t>–3</w:t>
            </w:r>
            <w:r>
              <w:rPr/>
              <w:t xml:space="preserve"> A</w:t>
            </w:r>
            <w:r>
              <w:rPr>
                <w:rStyle w:val="Superscript"/>
              </w:rPr>
              <w:t>–1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037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farad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</w:t>
            </w:r>
            <w:r>
              <w:rPr>
                <w:rStyle w:val="Superscript"/>
              </w:rPr>
              <w:t>–1</w:t>
            </w:r>
            <w:r>
              <w:rPr/>
              <w:t xml:space="preserve"> m</w:t>
            </w:r>
            <w:r>
              <w:rPr>
                <w:rStyle w:val="Superscript"/>
              </w:rPr>
              <w:t>–2</w:t>
            </w:r>
            <w:r>
              <w:rPr/>
              <w:t xml:space="preserve"> s</w:t>
            </w:r>
            <w:r>
              <w:rPr>
                <w:rStyle w:val="Superscript"/>
              </w:rPr>
              <w:t>4</w:t>
            </w:r>
            <w:r>
              <w:rPr/>
              <w:t xml:space="preserve"> A</w:t>
            </w:r>
            <w:r>
              <w:rPr>
                <w:rStyle w:val="Superscript"/>
              </w:rPr>
              <w:t>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038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ohm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Ω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Ohm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OHM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  <w:r>
              <w:rPr>
                <w:rStyle w:val="Superscript"/>
              </w:rPr>
              <w:t>–3</w:t>
            </w:r>
            <w:r>
              <w:rPr/>
              <w:t xml:space="preserve"> A</w:t>
            </w:r>
            <w:r>
              <w:rPr>
                <w:rStyle w:val="Superscript"/>
              </w:rPr>
              <w:t>–2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039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siemens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SIE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</w:t>
            </w:r>
            <w:r>
              <w:rPr>
                <w:rStyle w:val="Superscript"/>
              </w:rPr>
              <w:t>–1</w:t>
            </w:r>
            <w:r>
              <w:rPr/>
              <w:t xml:space="preserve"> m</w:t>
            </w:r>
            <w:r>
              <w:rPr>
                <w:rStyle w:val="Superscript"/>
              </w:rPr>
              <w:t>–2</w:t>
            </w:r>
            <w:r>
              <w:rPr/>
              <w:t xml:space="preserve"> s</w:t>
            </w:r>
            <w:r>
              <w:rPr>
                <w:rStyle w:val="Superscript"/>
              </w:rPr>
              <w:t>3</w:t>
            </w:r>
            <w:r>
              <w:rPr/>
              <w:t xml:space="preserve"> A</w:t>
            </w:r>
            <w:r>
              <w:rPr>
                <w:rStyle w:val="Superscript"/>
              </w:rPr>
              <w:t>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040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weber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Wb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Wb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WB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  <w:r>
              <w:rPr>
                <w:rStyle w:val="Superscript"/>
              </w:rPr>
              <w:t>–2</w:t>
            </w:r>
            <w:r>
              <w:rPr/>
              <w:t xml:space="preserve"> A</w:t>
            </w:r>
            <w:r>
              <w:rPr>
                <w:rStyle w:val="Superscript"/>
              </w:rPr>
              <w:t>–1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041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tesla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s</w:t>
            </w:r>
            <w:r>
              <w:rPr>
                <w:rStyle w:val="Superscript"/>
              </w:rPr>
              <w:t>–2</w:t>
            </w:r>
            <w:r>
              <w:rPr/>
              <w:t xml:space="preserve"> A</w:t>
            </w:r>
            <w:r>
              <w:rPr>
                <w:rStyle w:val="Superscript"/>
              </w:rPr>
              <w:t>–1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042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henry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  <w:r>
              <w:rPr>
                <w:rStyle w:val="Superscript"/>
              </w:rPr>
              <w:t>–2</w:t>
            </w:r>
            <w:r>
              <w:rPr/>
              <w:t xml:space="preserve"> A</w:t>
            </w:r>
            <w:r>
              <w:rPr>
                <w:rStyle w:val="Superscript"/>
              </w:rPr>
              <w:t>–2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060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degree Celsius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°C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Cel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CEL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K+273.15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070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lumen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cd sr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071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lux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lx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lx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LX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cd sr m</w:t>
            </w:r>
            <w:r>
              <w:rPr>
                <w:rStyle w:val="Superscript"/>
              </w:rPr>
              <w:t>–2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080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becquerel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</w:t>
            </w:r>
            <w:r>
              <w:rPr>
                <w:rStyle w:val="Superscript"/>
              </w:rPr>
              <w:t>–1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081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gr</w:t>
            </w:r>
            <w:ins w:id="14" w:author="Anna Milan" w:date="2025-06-03T12:46:00Z">
              <w:r>
                <w:rPr/>
                <w:t>a</w:t>
              </w:r>
            </w:ins>
            <w:del w:id="15" w:author="Anna Milan" w:date="2025-06-03T12:46:00Z">
              <w:r>
                <w:rPr/>
                <w:delText>e</w:delText>
              </w:r>
            </w:del>
            <w:r>
              <w:rPr/>
              <w:t>y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Gy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Gy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GY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  <w:r>
              <w:rPr>
                <w:rStyle w:val="Superscript"/>
              </w:rPr>
              <w:t>–2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082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sievert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Sv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Sv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SV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  <w:r>
              <w:rPr>
                <w:rStyle w:val="Superscript"/>
              </w:rPr>
              <w:t>–2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8406" w:type="dxa"/>
            <w:gridSpan w:val="5"/>
            <w:tcBorders/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>
                <w:rStyle w:val="Bold"/>
              </w:rPr>
              <w:t xml:space="preserve">SI </w:t>
            </w:r>
            <w:del w:id="16" w:author="Anna Milan" w:date="2025-06-03T15:50:00Z">
              <w:r>
                <w:rPr>
                  <w:rStyle w:val="Bold"/>
                </w:rPr>
                <w:delText xml:space="preserve">Unit </w:delText>
              </w:r>
            </w:del>
            <w:ins w:id="17" w:author="Anna Milan" w:date="2025-06-03T15:50:00Z">
              <w:r>
                <w:rPr>
                  <w:rStyle w:val="Bold"/>
                </w:rPr>
                <w:t xml:space="preserve">unit </w:t>
              </w:r>
            </w:ins>
            <w:r>
              <w:rPr>
                <w:rStyle w:val="Bold"/>
              </w:rPr>
              <w:t xml:space="preserve">prefixes </w:t>
            </w:r>
            <w:r>
              <w:rPr>
                <w:rStyle w:val="Bold"/>
                <w:b w:val="false"/>
                <w:bCs w:val="false"/>
              </w:rPr>
              <w:t>(</w:t>
            </w:r>
            <w:ins w:id="18" w:author="Anna Milan" w:date="2025-06-03T11:58:00Z">
              <w:r>
                <w:rPr>
                  <w:rStyle w:val="Bold"/>
                  <w:b w:val="false"/>
                  <w:bCs w:val="false"/>
                </w:rPr>
                <w:t xml:space="preserve">see Notes </w:t>
              </w:r>
            </w:ins>
            <w:r>
              <w:rPr>
                <w:rStyle w:val="Bold"/>
                <w:b w:val="false"/>
                <w:bCs w:val="false"/>
              </w:rPr>
              <w:t>1</w:t>
            </w:r>
            <w:ins w:id="19" w:author="Anna Milan" w:date="2025-06-03T11:58:00Z">
              <w:r>
                <w:rPr>
                  <w:rStyle w:val="Bold"/>
                  <w:b w:val="false"/>
                  <w:bCs w:val="false"/>
                </w:rPr>
                <w:t>, 3 and</w:t>
              </w:r>
            </w:ins>
            <w:del w:id="20" w:author="Anna Milan" w:date="2025-06-03T11:58:00Z">
              <w:r>
                <w:rPr>
                  <w:rStyle w:val="Bold"/>
                  <w:b w:val="false"/>
                  <w:bCs w:val="false"/>
                </w:rPr>
                <w:delText>) (</w:delText>
              </w:r>
            </w:del>
            <w:del w:id="21" w:author="Anna Milan" w:date="2025-06-03T11:59:00Z">
              <w:r>
                <w:rPr>
                  <w:rStyle w:val="Bold"/>
                  <w:b w:val="false"/>
                  <w:bCs w:val="false"/>
                </w:rPr>
                <w:delText>3) (</w:delText>
              </w:r>
            </w:del>
            <w:r>
              <w:rPr>
                <w:rStyle w:val="Bold"/>
                <w:b w:val="false"/>
                <w:bCs w:val="false"/>
              </w:rPr>
              <w:t>4)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commentRangeStart w:id="1"/>
            <w:r>
              <w:rPr/>
              <w:t>(yotta)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(Y)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(Y)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(Y)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(zetta)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(Z)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(Z)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(Z)</w:t>
            </w:r>
            <w:ins w:id="22" w:author="Unknown Author" w:date="2025-06-04T09:35:31Z">
              <w:commentRangeEnd w:id="1"/>
              <w:r>
                <w:commentReference w:id="1"/>
              </w:r>
              <w:r>
                <w:rPr/>
              </w:r>
            </w:ins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commentRangeStart w:id="2"/>
            <w:r>
              <w:rPr/>
              <w:t>Exa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E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E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E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Peta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Tera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Giga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Mega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MA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</w:t>
            </w:r>
            <w:ins w:id="23" w:author="Unknown Author" w:date="2025-06-04T09:43:41Z">
              <w:commentRangeEnd w:id="2"/>
              <w:r>
                <w:commentReference w:id="2"/>
              </w:r>
              <w:r>
                <w:rPr/>
              </w:r>
            </w:ins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hecto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deca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da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da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DA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deci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centi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milli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micro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μ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u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U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nano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pico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femto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atto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commentRangeStart w:id="3"/>
            <w:r>
              <w:rPr/>
              <w:t>(zepto)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(z)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(z)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(yocto)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(y)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(y)</w:t>
            </w:r>
            <w:ins w:id="24" w:author="Unknown Author" w:date="2025-06-04T09:36:06Z">
              <w:commentRangeEnd w:id="3"/>
              <w:r>
                <w:commentReference w:id="3"/>
              </w:r>
              <w:r>
                <w:rPr/>
              </w:r>
            </w:ins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8406" w:type="dxa"/>
            <w:gridSpan w:val="5"/>
            <w:tcBorders/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>
                <w:rStyle w:val="Bold"/>
              </w:rPr>
              <w:t>Other, non-SI, units recognized by CGPM </w:t>
            </w:r>
            <w:r>
              <w:rPr>
                <w:rStyle w:val="Bold"/>
                <w:b w:val="false"/>
                <w:bCs w:val="false"/>
              </w:rPr>
              <w:t>(</w:t>
            </w:r>
            <w:ins w:id="25" w:author="Anna Milan" w:date="2025-06-03T11:59:00Z">
              <w:r>
                <w:rPr>
                  <w:rStyle w:val="Bold"/>
                  <w:b w:val="false"/>
                  <w:bCs w:val="false"/>
                </w:rPr>
                <w:t xml:space="preserve">see Note </w:t>
              </w:r>
            </w:ins>
            <w:r>
              <w:rPr>
                <w:rStyle w:val="Bold"/>
                <w:b w:val="false"/>
                <w:bCs w:val="false"/>
              </w:rPr>
              <w:t>4)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110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degree (angle)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°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111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minute (angle)</w:t>
            </w:r>
            <w:ins w:id="26" w:author="Anna Milan" w:date="2025-06-03T12:10:00Z">
              <w:r>
                <w:rPr/>
                <w:t xml:space="preserve"> (see Note 10)</w:t>
              </w:r>
            </w:ins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'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'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MNT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112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second (angle)</w:t>
            </w:r>
            <w:ins w:id="27" w:author="Anna Milan" w:date="2025-06-03T12:10:00Z">
              <w:r>
                <w:rPr/>
                <w:t xml:space="preserve"> (see Note 10)</w:t>
              </w:r>
            </w:ins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"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"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SEC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120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litre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 or L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 or L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130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minute (time)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min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min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MIN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131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hour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HR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132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day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150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tonne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TNE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160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electron volt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eV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eV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EV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161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atomic mass unit</w:t>
            </w:r>
            <w:ins w:id="28" w:author="Anna Milan" w:date="2025-06-03T12:24:00Z">
              <w:r>
                <w:rPr/>
                <w:t xml:space="preserve"> (see Note 11)</w:t>
              </w:r>
            </w:ins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u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u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U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170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astronomic unit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AU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AU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ASU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29" w:author="Anna Milan" w:date="2025-06-03T12:46:00Z">
              <w:commentRangeStart w:id="4"/>
              <w:r>
                <w:rPr/>
                <w:delText>171</w:delText>
              </w:r>
            </w:del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30" w:author="Anna Milan" w:date="2025-06-03T12:46:00Z">
              <w:r>
                <w:rPr/>
                <w:delText>parsec</w:delText>
              </w:r>
            </w:del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31" w:author="Anna Milan" w:date="2025-06-03T12:46:00Z">
              <w:r>
                <w:rPr/>
                <w:delText>pc</w:delText>
              </w:r>
            </w:del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32" w:author="Anna Milan" w:date="2025-06-03T12:46:00Z">
              <w:r>
                <w:rPr/>
                <w:delText>pc</w:delText>
              </w:r>
            </w:del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33" w:author="Anna Milan" w:date="2025-06-03T12:46:00Z">
              <w:r>
                <w:rPr/>
                <w:delText>PRS</w:delText>
              </w:r>
            </w:del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34" w:author="Unknown Author" w:date="2025-06-04T09:48:53Z">
              <w:commentRangeEnd w:id="4"/>
              <w:r>
                <w:commentReference w:id="4"/>
              </w:r>
              <w:r>
                <w:rPr/>
              </w:r>
            </w:ins>
          </w:p>
        </w:tc>
      </w:tr>
      <w:tr>
        <w:trPr>
          <w:ins w:id="35" w:author="Anna Milan" w:date="2025-06-03T12:47:00Z"/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36" w:author="Anna Milan" w:date="2025-06-03T12:48:00Z">
              <w:r>
                <w:rPr/>
                <w:t>210</w:t>
              </w:r>
            </w:ins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37" w:author="Anna Milan" w:date="2025-06-03T12:48:00Z">
              <w:r>
                <w:rPr/>
                <w:t>decibel (see Note 6)</w:t>
              </w:r>
            </w:ins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38" w:author="Anna Milan" w:date="2025-06-03T12:48:00Z">
              <w:r>
                <w:rPr/>
                <w:t>dB</w:t>
              </w:r>
            </w:ins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39" w:author="Anna Milan" w:date="2025-06-03T12:48:00Z">
              <w:r>
                <w:rPr/>
                <w:t>dB</w:t>
              </w:r>
            </w:ins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40" w:author="Anna Milan" w:date="2025-06-03T12:48:00Z">
              <w:r>
                <w:rPr/>
                <w:t>DB</w:t>
              </w:r>
            </w:ins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ins w:id="41" w:author="Anna Milan" w:date="2025-06-03T12:47:00Z"/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42" w:author="Anna Milan" w:date="2025-06-03T12:48:00Z">
              <w:r>
                <w:rPr/>
                <w:t>220</w:t>
              </w:r>
            </w:ins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43" w:author="Anna Milan" w:date="2025-06-03T12:48:00Z">
              <w:r>
                <w:rPr/>
                <w:t>hectare</w:t>
              </w:r>
            </w:ins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44" w:author="Anna Milan" w:date="2025-06-03T12:48:00Z">
              <w:r>
                <w:rPr/>
                <w:t>ha</w:t>
              </w:r>
            </w:ins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45" w:author="Anna Milan" w:date="2025-06-03T12:48:00Z">
              <w:r>
                <w:rPr/>
                <w:t>ha</w:t>
              </w:r>
            </w:ins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46" w:author="Anna Milan" w:date="2025-06-03T12:48:00Z">
              <w:r>
                <w:rPr/>
                <w:t>HAR</w:t>
              </w:r>
            </w:ins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8406" w:type="dxa"/>
            <w:gridSpan w:val="5"/>
            <w:tcBorders/>
            <w:tcMar>
              <w:top w:w="85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47" w:author="Anna Milan" w:date="2025-06-03T15:49:00Z">
              <w:r>
                <w:rPr>
                  <w:rStyle w:val="Bold"/>
                </w:rPr>
                <w:delText>Non-SI Units tolerated because of widespread use</w:delText>
              </w:r>
            </w:del>
            <w:ins w:id="48" w:author="Anna Milan" w:date="2025-06-03T15:49:00Z">
              <w:r>
                <w:rPr>
                  <w:rStyle w:val="Bold"/>
                </w:rPr>
                <w:t xml:space="preserve">Other units </w:t>
              </w:r>
            </w:ins>
            <w:ins w:id="49" w:author="Anna Milan" w:date="2025-06-03T15:49:00Z">
              <w:r>
                <w:rPr>
                  <w:rStyle w:val="Bold"/>
                  <w:b w:val="false"/>
                  <w:bCs w:val="false"/>
                </w:rPr>
                <w:t>(see Note 7)</w:t>
              </w:r>
            </w:ins>
          </w:p>
        </w:tc>
      </w:tr>
      <w:tr>
        <w:trPr>
          <w:ins w:id="50" w:author="Anna Milan" w:date="2025-06-03T12:47:00Z"/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51" w:author="Anna Milan" w:date="2025-06-03T12:47:00Z">
              <w:r>
                <w:rPr/>
                <w:t>171</w:t>
              </w:r>
            </w:ins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52" w:author="Anna Milan" w:date="2025-06-03T12:47:00Z">
              <w:r>
                <w:rPr/>
                <w:t>parsec</w:t>
              </w:r>
            </w:ins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53" w:author="Anna Milan" w:date="2025-06-03T12:47:00Z">
              <w:r>
                <w:rPr/>
                <w:t>pc</w:t>
              </w:r>
            </w:ins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54" w:author="Anna Milan" w:date="2025-06-03T12:47:00Z">
              <w:r>
                <w:rPr/>
                <w:t>pc</w:t>
              </w:r>
            </w:ins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55" w:author="Anna Milan" w:date="2025-06-03T12:47:00Z">
              <w:r>
                <w:rPr/>
                <w:t>PRS</w:t>
              </w:r>
            </w:ins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200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nautical mile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201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knot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kt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kt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KT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56" w:author="Anna Milan" w:date="2025-06-03T12:48:00Z">
              <w:commentRangeStart w:id="5"/>
              <w:r>
                <w:rPr/>
                <w:delText>210</w:delText>
              </w:r>
            </w:del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57" w:author="Anna Milan" w:date="2025-06-03T12:48:00Z">
              <w:r>
                <w:rPr/>
                <w:delText>decibel (6)</w:delText>
              </w:r>
            </w:del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58" w:author="Anna Milan" w:date="2025-06-03T12:48:00Z">
              <w:r>
                <w:rPr/>
                <w:delText>dB</w:delText>
              </w:r>
            </w:del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59" w:author="Anna Milan" w:date="2025-06-03T12:48:00Z">
              <w:r>
                <w:rPr/>
                <w:delText>dB</w:delText>
              </w:r>
            </w:del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60" w:author="Anna Milan" w:date="2025-06-03T12:48:00Z">
              <w:r>
                <w:rPr/>
                <w:delText>DB</w:delText>
              </w:r>
            </w:del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61" w:author="Anna Milan" w:date="2025-06-03T12:48:00Z">
              <w:r>
                <w:rPr/>
                <w:delText>220</w:delText>
              </w:r>
            </w:del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62" w:author="Anna Milan" w:date="2025-06-03T12:48:00Z">
              <w:r>
                <w:rPr/>
                <w:delText>hectare</w:delText>
              </w:r>
            </w:del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63" w:author="Anna Milan" w:date="2025-06-03T12:48:00Z">
              <w:r>
                <w:rPr/>
                <w:delText>ha</w:delText>
              </w:r>
            </w:del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64" w:author="Anna Milan" w:date="2025-06-03T12:48:00Z">
              <w:r>
                <w:rPr/>
                <w:delText>ha</w:delText>
              </w:r>
            </w:del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65" w:author="Anna Milan" w:date="2025-06-03T12:48:00Z">
              <w:r>
                <w:rPr/>
                <w:delText>HAR</w:delText>
              </w:r>
            </w:del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66" w:author="Unknown Author" w:date="2025-06-04T09:49:25Z">
              <w:commentRangeEnd w:id="5"/>
              <w:r>
                <w:commentReference w:id="5"/>
              </w:r>
              <w:r>
                <w:rPr/>
              </w:r>
            </w:ins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230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week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231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year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ANN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commentRangeStart w:id="6"/>
            <w:r>
              <w:rPr/>
            </w:r>
          </w:p>
        </w:tc>
        <w:tc>
          <w:tcPr>
            <w:tcW w:w="6639" w:type="dxa"/>
            <w:gridSpan w:val="4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del w:id="67" w:author="Anna Milan" w:date="2025-06-03T15:49:00Z">
              <w:r>
                <w:rPr>
                  <w:b/>
                  <w:bCs/>
                </w:rPr>
                <w:delText xml:space="preserve">Other Units as used by WMO </w:delText>
              </w:r>
            </w:del>
            <w:del w:id="68" w:author="Anna Milan" w:date="2025-06-03T15:49:00Z">
              <w:r>
                <w:rPr/>
                <w:delText>(7)</w:delText>
              </w:r>
            </w:del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ins w:id="69" w:author="Unknown Author" w:date="2025-06-04T09:49:41Z">
              <w:commentRangeEnd w:id="6"/>
              <w:r>
                <w:commentReference w:id="6"/>
              </w:r>
              <w:r>
                <w:rPr/>
              </w:r>
            </w:ins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300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 cent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%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%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PERCENT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301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parts per thousand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‰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0/00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PERTHOU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310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eighths of cloud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okta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okta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OKTA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320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degrees true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°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321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degrees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degree/s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DEG/S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350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degrees Celsius (</w:t>
            </w:r>
            <w:ins w:id="70" w:author="Unknown Author" w:date="2025-06-04T11:20:34Z">
              <w:r>
                <w:rPr/>
                <w:t xml:space="preserve">see Note </w:t>
              </w:r>
            </w:ins>
            <w:r>
              <w:rPr/>
              <w:t>8)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°C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351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degrees Celsius per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°C/m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C/m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C/M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352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degrees Celsius per 100 metres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°C/100 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C/100 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C/100 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360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Dobson Unit (</w:t>
            </w:r>
            <w:ins w:id="71" w:author="Unknown Author" w:date="2025-06-04T11:20:52Z">
              <w:r>
                <w:rPr/>
                <w:t xml:space="preserve">see Note </w:t>
              </w:r>
            </w:ins>
            <w:r>
              <w:rPr/>
              <w:t>9)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DU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DU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DU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430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month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mon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mon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MON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441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 second (same as hertz)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/S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442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 second squared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</w:t>
            </w:r>
            <w:r>
              <w:rPr>
                <w:rStyle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501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knots per 1000 metres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kt/1000 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kt/km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KT/KM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510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foot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ft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ft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FT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511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inch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in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in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IN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520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decipascals per second (microbar per second)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dPa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dPa/s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DPAL/S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521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centibars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cb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cb/s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CB/S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522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centibars per 12 hours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cb/12 h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cb/12 h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CB/12 HR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523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dekapascal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daPa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daPa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DAPAL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530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hectopascal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HPAL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531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hectopascals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HPAL/S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532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hectopascals per hour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 h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hPa/h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HPAL/HR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533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hectopascals per 3 hours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hPa/3 h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hPa/3 h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HPAL/3 HR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535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nanobar = hPa 10</w:t>
            </w:r>
            <w:r>
              <w:rPr>
                <w:rStyle w:val="Superscript"/>
              </w:rPr>
              <w:t>–6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nbar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nbar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NBAR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620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grams per kilogram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 kg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g/kg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G/KG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621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grams per kilogram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 kg</w:t>
            </w:r>
            <w:r>
              <w:rPr>
                <w:rStyle w:val="Superscript"/>
              </w:rPr>
              <w:t>–1</w:t>
            </w:r>
            <w:r>
              <w:rPr/>
              <w:t xml:space="preserve">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 kg–1 s–1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622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kilograms per kilogram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kg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kg/kg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KG/KG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623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kilograms per kilogram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kg</w:t>
            </w:r>
            <w:r>
              <w:rPr>
                <w:rStyle w:val="Superscript"/>
              </w:rPr>
              <w:t>–1</w:t>
            </w:r>
            <w:r>
              <w:rPr/>
              <w:t xml:space="preserve">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kg–1 s–1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624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kilograms per square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630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acceleration due to gravity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631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geopotential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gpm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gpm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710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millimetre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711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millimetres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MM/S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712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millimetres per hour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 h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mm/h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MM/HR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713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millimetres to the sixth power per cubic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</w:t>
            </w:r>
            <w:r>
              <w:rPr>
                <w:rStyle w:val="Superscript"/>
              </w:rPr>
              <w:t>6</w:t>
            </w:r>
            <w:r>
              <w:rPr/>
              <w:t xml:space="preserve"> m</w:t>
            </w:r>
            <w:r>
              <w:rPr>
                <w:rStyle w:val="Superscript"/>
              </w:rPr>
              <w:t>–3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mm6 m–3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715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centimetre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716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centimetres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cm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cm/s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CM/S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717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centimetres per hour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cm h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cm/h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CM/HR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720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decimetre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731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metres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M/S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732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metres per second per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</w:t>
            </w:r>
            <w:r>
              <w:rPr>
                <w:rStyle w:val="Superscript"/>
              </w:rPr>
              <w:t>–1</w:t>
            </w:r>
            <w:r>
              <w:rPr/>
              <w:t>/m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s–1/m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733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metres per second per 1000 metres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</w:t>
            </w:r>
            <w:r>
              <w:rPr>
                <w:rStyle w:val="Superscript"/>
              </w:rPr>
              <w:t>–1</w:t>
            </w:r>
            <w:r>
              <w:rPr/>
              <w:t>/1000 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s–1/km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734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square metres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M2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735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square metres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m2/s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M2/S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740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741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kilometres per hour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km h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km/h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KM/HR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742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kilometres per day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km/d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km/d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KM/D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743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/M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750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becquerels per litre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 l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Bq/l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BQ/L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751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becquerels per square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 m</w:t>
            </w:r>
            <w:r>
              <w:rPr>
                <w:rStyle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 m–2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BQ/M2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752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becquerels per cubic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 m</w:t>
            </w:r>
            <w:r>
              <w:rPr>
                <w:rStyle w:val="Superscript"/>
              </w:rPr>
              <w:t>–3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 m–3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BQ/M3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753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millisievert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mSv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mSv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MSV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760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metres per second squared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</w:t>
            </w:r>
            <w:r>
              <w:rPr>
                <w:rStyle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761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square metres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m2 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762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square metres per second squared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2</w:t>
            </w:r>
            <w:r>
              <w:rPr/>
              <w:t xml:space="preserve"> s</w:t>
            </w:r>
            <w:r>
              <w:rPr>
                <w:rStyle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m2 s–2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763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square metres per radian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2</w:t>
            </w:r>
            <w:r>
              <w:rPr/>
              <w:t xml:space="preserve"> rad</w:t>
            </w:r>
            <w:r>
              <w:rPr>
                <w:rStyle w:val="Superscript"/>
              </w:rPr>
              <w:t>–1</w:t>
            </w:r>
            <w:r>
              <w:rPr/>
              <w:t xml:space="preserve"> s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m2 rad–1 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764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square metres per hertz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2</w:t>
            </w:r>
            <w:r>
              <w:rPr/>
              <w:t xml:space="preserve"> Hz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m2/Hz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765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cubic metres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3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m3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766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cubic metres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3</w:t>
            </w:r>
            <w:r>
              <w:rPr/>
              <w:t xml:space="preserve">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m3/s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767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cubic metres per cubic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3</w:t>
            </w:r>
            <w:r>
              <w:rPr/>
              <w:t xml:space="preserve"> m</w:t>
            </w:r>
            <w:r>
              <w:rPr>
                <w:rStyle w:val="Superscript"/>
              </w:rPr>
              <w:t>–3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m3 m–3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768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metres to the fourth power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4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m4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769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metres to the two thirds power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rStyle w:val="Superscript"/>
              </w:rPr>
              <w:t>2/3</w:t>
            </w:r>
            <w:r>
              <w:rPr/>
              <w:t xml:space="preserve">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m2/3 s–1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772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logarithm per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 (m</w:t>
            </w:r>
            <w:r>
              <w:rPr>
                <w:rStyle w:val="Superscript"/>
              </w:rPr>
              <w:t>–1</w:t>
            </w:r>
            <w:r>
              <w:rPr/>
              <w:t>)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 (m–1)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773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logarithm per square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 (m</w:t>
            </w:r>
            <w:r>
              <w:rPr>
                <w:rStyle w:val="Superscript"/>
              </w:rPr>
              <w:t>–2</w:t>
            </w:r>
            <w:r>
              <w:rPr/>
              <w:t>)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 (m–2)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775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kilograms per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kg/m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776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kilograms per square metre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–2</w:t>
            </w:r>
            <w:r>
              <w:rPr/>
              <w:t xml:space="preserve">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m–2 s–1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777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kilograms per cubic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rStyle w:val="Superscript"/>
              </w:rPr>
              <w:t>–3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m-3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778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 square kilogram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</w:t>
            </w:r>
            <w:r>
              <w:rPr>
                <w:rStyle w:val="Superscript"/>
              </w:rPr>
              <w:t>–2</w:t>
            </w:r>
            <w:r>
              <w:rPr/>
              <w:t xml:space="preserve">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kg–2 s–1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779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seconds per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 m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s/m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785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kelvin metres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 m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 m s–1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786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kelvins per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 m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K/m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787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kelvin square metres per kilogram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 m</w:t>
            </w:r>
            <w:r>
              <w:rPr>
                <w:rStyle w:val="Superscript"/>
              </w:rPr>
              <w:t>2</w:t>
            </w:r>
            <w:r>
              <w:rPr/>
              <w:t xml:space="preserve"> kg</w:t>
            </w:r>
            <w:r>
              <w:rPr>
                <w:rStyle w:val="Superscript"/>
              </w:rPr>
              <w:t>–1</w:t>
            </w:r>
            <w:r>
              <w:rPr/>
              <w:t xml:space="preserve">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 m2 kg–1 s–1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788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moles per mole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mol mol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mol/mol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790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radians per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rad m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rad/m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795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newtons per square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 m</w:t>
            </w:r>
            <w:r>
              <w:rPr>
                <w:rStyle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 m–2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800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pascals per second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Pa s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Pa/s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801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kilopascal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kPa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kPa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805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joules per square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J m</w:t>
            </w:r>
            <w:r>
              <w:rPr>
                <w:rStyle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J m–2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806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joules per kilogram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J kg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J/kg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810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watts per metre per steradian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</w:t>
            </w:r>
            <w:r>
              <w:rPr>
                <w:rStyle w:val="Superscript"/>
              </w:rPr>
              <w:t>–1</w:t>
            </w:r>
            <w:r>
              <w:rPr/>
              <w:t xml:space="preserve"> sr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m–1 sr–1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811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watts per square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</w:t>
            </w:r>
            <w:r>
              <w:rPr>
                <w:rStyle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812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watts per square metre per steradian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</w:t>
            </w:r>
            <w:r>
              <w:rPr>
                <w:rStyle w:val="Superscript"/>
              </w:rPr>
              <w:t>–2</w:t>
            </w:r>
            <w:r>
              <w:rPr/>
              <w:t xml:space="preserve"> sr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m–2 sr–1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813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watts per square metre per steradian centimetre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</w:t>
            </w:r>
            <w:r>
              <w:rPr>
                <w:rStyle w:val="Superscript"/>
              </w:rPr>
              <w:t>–2</w:t>
            </w:r>
            <w:r>
              <w:rPr/>
              <w:t xml:space="preserve"> sr</w:t>
            </w:r>
            <w:r>
              <w:rPr>
                <w:rStyle w:val="Superscript"/>
              </w:rPr>
              <w:t>–1</w:t>
            </w:r>
            <w:r>
              <w:rPr/>
              <w:t xml:space="preserve"> cm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m–2 sr–1 cm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814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watts per square metre per steradian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</w:t>
            </w:r>
            <w:r>
              <w:rPr>
                <w:rStyle w:val="Superscript"/>
              </w:rPr>
              <w:t>–2</w:t>
            </w:r>
            <w:r>
              <w:rPr/>
              <w:t xml:space="preserve"> sr</w:t>
            </w:r>
            <w:r>
              <w:rPr>
                <w:rStyle w:val="Superscript"/>
              </w:rPr>
              <w:t>–1</w:t>
            </w:r>
            <w:r>
              <w:rPr/>
              <w:t xml:space="preserve"> m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m–2 sr–1 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815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watts per cubic metre per steradian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</w:t>
            </w:r>
            <w:r>
              <w:rPr>
                <w:rStyle w:val="Superscript"/>
              </w:rPr>
              <w:t>–3</w:t>
            </w:r>
            <w:r>
              <w:rPr/>
              <w:t xml:space="preserve"> sr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m–3 sr–1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820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siemens per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 m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S/m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825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square degrees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degree</w:t>
            </w:r>
            <w:r>
              <w:rPr>
                <w:rStyle w:val="Superscript"/>
              </w:rPr>
              <w:t>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deg2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830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becquerel seconds per cubic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 s m</w:t>
            </w:r>
            <w:r>
              <w:rPr>
                <w:rStyle w:val="Superscript"/>
              </w:rPr>
              <w:t>–3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Bq s m–3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835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decibels per metre</w:t>
            </w:r>
            <w:ins w:id="72" w:author="Anna Milan" w:date="2025-06-03T15:45:00Z">
              <w:r>
                <w:rPr/>
                <w:t xml:space="preserve"> (see Note 6)</w:t>
              </w:r>
            </w:ins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dB m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dB/m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836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decibels per degree</w:t>
            </w:r>
            <w:ins w:id="73" w:author="Anna Milan" w:date="2025-06-03T15:45:00Z">
              <w:r>
                <w:rPr/>
                <w:t xml:space="preserve"> (see Note 6)</w:t>
              </w:r>
            </w:ins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dB degree</w:t>
            </w:r>
            <w:r>
              <w:rPr>
                <w:rStyle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dB/deg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841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pH unit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pH unit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pH unit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842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 units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 units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 units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843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Nephelometric turbidity units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NTU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NTU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844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Total electron content unit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TECU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TECU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TECU</w:t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10</w:t>
            </w:r>
            <w:r>
              <w:rPr>
                <w:rStyle w:val="Superscript"/>
              </w:rPr>
              <w:t>16</w:t>
            </w:r>
            <w:r>
              <w:rPr/>
              <w:t xml:space="preserve"> Electrons m</w:t>
            </w:r>
            <w:r>
              <w:rPr>
                <w:rStyle w:val="Superscript"/>
              </w:rPr>
              <w:t>–2</w:t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845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 Kelvin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>
                <w:vertAlign w:val="superscript"/>
              </w:rPr>
            </w:pPr>
            <w:r>
              <w:rPr/>
              <w:t>K</w:t>
            </w:r>
            <w:r>
              <w:rPr>
                <w:vertAlign w:val="superscript"/>
              </w:rPr>
              <w:t>-1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846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square Kelvin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</w:t>
            </w:r>
            <w:r>
              <w:rPr>
                <w:vertAlign w:val="superscript"/>
              </w:rPr>
              <w:t>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847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logarithm square metre per square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log(m</w:t>
            </w:r>
            <w:r>
              <w:rPr>
                <w:vertAlign w:val="superscript"/>
              </w:rPr>
              <w:t>2</w:t>
            </w:r>
            <w:r>
              <w:rPr/>
              <w:t>m</w:t>
            </w:r>
            <w:r>
              <w:rPr>
                <w:vertAlign w:val="superscript"/>
              </w:rPr>
              <w:t>–2</w:t>
            </w:r>
            <w:r>
              <w:rPr/>
              <w:t>)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log(m2 m–2)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848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logarithm cubic metre per square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log(m</w:t>
            </w:r>
            <w:r>
              <w:rPr>
                <w:vertAlign w:val="superscript"/>
              </w:rPr>
              <w:t>3</w:t>
            </w:r>
            <w:r>
              <w:rPr/>
              <w:t xml:space="preserve"> m</w:t>
            </w:r>
            <w:r>
              <w:rPr>
                <w:vertAlign w:val="superscript"/>
              </w:rPr>
              <w:t>–2</w:t>
            </w:r>
            <w:r>
              <w:rPr/>
              <w:t>)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log(m3 m–2)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849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kilograms per square metre per hour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</w:t>
            </w:r>
            <w:r>
              <w:rPr>
                <w:vertAlign w:val="superscript"/>
              </w:rPr>
              <w:t>–2</w:t>
            </w:r>
            <w:r>
              <w:rPr/>
              <w:t xml:space="preserve"> h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m–2 h–1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850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kelvin</w:t>
            </w:r>
            <w:del w:id="74" w:author="Anna Milan" w:date="2025-06-03T16:09:00Z">
              <w:r>
                <w:rPr/>
                <w:delText>Kelvin</w:delText>
              </w:r>
            </w:del>
            <w:r>
              <w:rPr/>
              <w:t xml:space="preserve"> per kelvin</w:t>
            </w:r>
            <w:del w:id="75" w:author="Anna Milan" w:date="2025-06-03T16:09:00Z">
              <w:r>
                <w:rPr/>
                <w:delText>Kelvin</w:delText>
              </w:r>
            </w:del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 K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 K–1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851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watts</w:t>
            </w:r>
            <w:del w:id="76" w:author="Anna Milan" w:date="2025-06-03T16:09:00Z">
              <w:r>
                <w:rPr/>
                <w:delText>Watts</w:delText>
              </w:r>
            </w:del>
            <w:r>
              <w:rPr/>
              <w:t xml:space="preserve"> per square metre per steradian per micrometre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W m</w:t>
            </w:r>
            <w:r>
              <w:rPr>
                <w:vertAlign w:val="superscript"/>
              </w:rPr>
              <w:t>–2</w:t>
            </w:r>
            <w:r>
              <w:rPr/>
              <w:t xml:space="preserve"> sr</w:t>
            </w:r>
            <w:r>
              <w:rPr>
                <w:vertAlign w:val="superscript"/>
              </w:rPr>
              <w:t>–1</w:t>
            </w:r>
            <w:r>
              <w:rPr/>
              <w:t xml:space="preserve"> μm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rPr/>
            </w:pPr>
            <w:r>
              <w:rPr/>
              <w:t xml:space="preserve">W m–2 sr–1 </w:t>
            </w:r>
          </w:p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μm -1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852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candelas per square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cd m</w:t>
            </w:r>
            <w:r>
              <w:rPr>
                <w:vertAlign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cd m–2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853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logarithm per cubic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log(m</w:t>
            </w:r>
            <w:r>
              <w:rPr>
                <w:vertAlign w:val="superscript"/>
              </w:rPr>
              <w:t>–3</w:t>
            </w:r>
            <w:r>
              <w:rPr/>
              <w:t>)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log(m–3)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854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 square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vertAlign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855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 metre per steradian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vertAlign w:val="superscript"/>
              </w:rPr>
              <w:t>–1</w:t>
            </w:r>
            <w:r>
              <w:rPr/>
              <w:t xml:space="preserve"> sr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m–1 sr–1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856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volts per 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V m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V m–1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857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per hour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h-–1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858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square metre seconds per radian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</w:t>
            </w:r>
            <w:r>
              <w:rPr>
                <w:vertAlign w:val="superscript"/>
              </w:rPr>
              <w:t>2</w:t>
            </w:r>
            <w:r>
              <w:rPr/>
              <w:t>m s rad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m2 s rad–1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859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micromoles</w:t>
            </w:r>
            <w:del w:id="77" w:author="Anna Milan" w:date="2025-06-03T16:09:00Z">
              <w:r>
                <w:rPr/>
                <w:delText>micro-moles</w:delText>
              </w:r>
            </w:del>
            <w:r>
              <w:rPr/>
              <w:t xml:space="preserve"> per kilogram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μmol kg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μmol kg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860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commentRangeStart w:id="7"/>
            <w:r>
              <w:rPr/>
              <w:t>nano</w:t>
            </w:r>
            <w:del w:id="78" w:author="Unknown Author" w:date="2025-06-04T11:22:21Z">
              <w:r>
                <w:rPr/>
                <w:delText xml:space="preserve"> </w:delText>
              </w:r>
            </w:del>
            <w:r>
              <w:rPr/>
              <w:t>sieverts</w:t>
            </w:r>
            <w:ins w:id="79" w:author="Unknown Author" w:date="2025-06-04T11:22:33Z">
              <w:r>
                <w:rPr/>
              </w:r>
            </w:ins>
            <w:commentRangeEnd w:id="7"/>
            <w:r>
              <w:commentReference w:id="7"/>
            </w:r>
            <w:r>
              <w:rPr/>
              <w:t xml:space="preserve"> per hour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nSv h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nSv h–1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861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metres per second per pascal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</w:t>
            </w:r>
            <w:r>
              <w:rPr>
                <w:vertAlign w:val="superscript"/>
              </w:rPr>
              <w:t>–1</w:t>
            </w:r>
            <w:r>
              <w:rPr/>
              <w:t xml:space="preserve"> Pa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</w:t>
            </w:r>
            <w:r>
              <w:rPr>
                <w:vertAlign w:val="superscript"/>
              </w:rPr>
              <w:t>–1</w:t>
            </w:r>
            <w:r>
              <w:rPr/>
              <w:t xml:space="preserve"> Pa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862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metres per second per Kelvin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</w:t>
            </w:r>
            <w:r>
              <w:rPr>
                <w:vertAlign w:val="superscript"/>
              </w:rPr>
              <w:t>–1</w:t>
            </w:r>
            <w:r>
              <w:rPr/>
              <w:t xml:space="preserve"> K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 s–1 K–1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863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moles per square centimetre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mol cm</w:t>
            </w:r>
            <w:r>
              <w:rPr>
                <w:vertAlign w:val="superscript"/>
              </w:rPr>
              <w:t>–2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mol cm–2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864</w:t>
            </w:r>
          </w:p>
        </w:tc>
        <w:tc>
          <w:tcPr>
            <w:tcW w:w="2408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kilograms per litre</w:t>
            </w:r>
          </w:p>
        </w:tc>
        <w:tc>
          <w:tcPr>
            <w:tcW w:w="1331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l</w:t>
            </w:r>
            <w:r>
              <w:rPr>
                <w:vertAlign w:val="superscript"/>
              </w:rPr>
              <w:t>–1</w:t>
            </w:r>
          </w:p>
        </w:tc>
        <w:tc>
          <w:tcPr>
            <w:tcW w:w="1783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  <w:t>kg l–1</w:t>
            </w:r>
          </w:p>
        </w:tc>
        <w:tc>
          <w:tcPr>
            <w:tcW w:w="111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/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63" w:type="dxa"/>
            <w:tcBorders>
              <w:bottom w:val="single" w:sz="4" w:space="0" w:color="000000"/>
            </w:tcBorders>
            <w:tcMar>
              <w:top w:w="28" w:type="dxa"/>
              <w:bottom w:w="28" w:type="dxa"/>
            </w:tcMar>
            <w:vAlign w:val="bottom"/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865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tcMar>
              <w:top w:w="28" w:type="dxa"/>
              <w:bottom w:w="28" w:type="dxa"/>
            </w:tcMar>
            <w:vAlign w:val="bottom"/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milligrams per cubic metre</w:t>
            </w:r>
          </w:p>
        </w:tc>
        <w:tc>
          <w:tcPr>
            <w:tcW w:w="1331" w:type="dxa"/>
            <w:tcBorders>
              <w:bottom w:val="single" w:sz="4" w:space="0" w:color="000000"/>
            </w:tcBorders>
            <w:tcMar>
              <w:top w:w="28" w:type="dxa"/>
              <w:bottom w:w="28" w:type="dxa"/>
            </w:tcMar>
            <w:vAlign w:val="bottom"/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mg m</w:t>
            </w:r>
            <w:r>
              <w:rPr>
                <w:vertAlign w:val="superscript"/>
              </w:rPr>
              <w:t>–</w:t>
            </w:r>
            <w:r>
              <w:rPr>
                <w:rFonts w:cs="Calibri" w:ascii="Calibri" w:hAnsi="Calibri"/>
                <w:color w:val="0000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783" w:type="dxa"/>
            <w:tcBorders>
              <w:bottom w:val="single" w:sz="4" w:space="0" w:color="000000"/>
            </w:tcBorders>
            <w:tcMar>
              <w:top w:w="28" w:type="dxa"/>
              <w:bottom w:w="28" w:type="dxa"/>
            </w:tcMar>
            <w:vAlign w:val="bottom"/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mg m–3</w:t>
            </w:r>
          </w:p>
        </w:tc>
        <w:tc>
          <w:tcPr>
            <w:tcW w:w="1117" w:type="dxa"/>
            <w:tcBorders>
              <w:bottom w:val="single" w:sz="4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1767" w:type="dxa"/>
            <w:tcBorders>
              <w:bottom w:val="single" w:sz="4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Tablebody"/>
              <w:widowControl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NotetableD"/>
        <w:rPr/>
      </w:pPr>
      <w:r>
        <w:rPr/>
      </w:r>
    </w:p>
    <w:p>
      <w:pPr>
        <w:pStyle w:val="NotetableD"/>
        <w:rPr/>
      </w:pPr>
      <w:r>
        <w:rPr/>
        <w:t>Notes:</w:t>
      </w:r>
    </w:p>
    <w:p>
      <w:pPr>
        <w:pStyle w:val="NotetableD"/>
        <w:rPr/>
      </w:pPr>
      <w:r>
        <w:rPr/>
        <w:t>(1)</w:t>
        <w:tab/>
        <w:t xml:space="preserve">The international system of units, </w:t>
      </w:r>
      <w:r>
        <w:rPr>
          <w:rStyle w:val="Italic"/>
        </w:rPr>
        <w:t>Système International d'Unités</w:t>
      </w:r>
      <w:r>
        <w:rPr/>
        <w:t xml:space="preserve"> (SI), was established by the eleventh General Conference on Weights and Measures in 1960, and extended at the 1980 Conference</w:t>
      </w:r>
      <w:ins w:id="80" w:author="Unknown Author" w:date="2025-06-04T11:25:09Z">
        <w:r>
          <w:rPr/>
          <w:t xml:space="preserve">. </w:t>
        </w:r>
      </w:ins>
      <w:ins w:id="81" w:author="Unknown Author" w:date="2025-06-04T11:25:09Z">
        <w:commentRangeStart w:id="8"/>
        <w:r>
          <w:rPr/>
          <w:t xml:space="preserve">At the 2018 Conference the SI </w:t>
        </w:r>
      </w:ins>
      <w:ins w:id="82" w:author="Unknown Author" w:date="2025-06-04T11:25:09Z">
        <w:r>
          <w:rPr/>
          <w:t xml:space="preserve">base </w:t>
        </w:r>
      </w:ins>
      <w:ins w:id="83" w:author="Unknown Author" w:date="2025-06-04T11:25:09Z">
        <w:r>
          <w:rPr/>
          <w:t xml:space="preserve">units were </w:t>
        </w:r>
      </w:ins>
      <w:ins w:id="84" w:author="Unknown Author" w:date="2025-06-04T11:42:29Z">
        <w:r>
          <w:rPr/>
          <w:t xml:space="preserve">were given exact definitions </w:t>
        </w:r>
      </w:ins>
      <w:ins w:id="85" w:author="Unknown Author" w:date="2025-06-04T11:28:34Z">
        <w:r>
          <w:rPr/>
          <w:t>effective from 20 May 2019</w:t>
        </w:r>
      </w:ins>
      <w:r>
        <w:rPr/>
        <w:t>.</w:t>
      </w:r>
      <w:ins w:id="86" w:author="Unknown Author" w:date="2025-06-04T11:30:42Z">
        <w:r>
          <w:rPr/>
        </w:r>
      </w:ins>
      <w:commentRangeEnd w:id="8"/>
      <w:r>
        <w:commentReference w:id="8"/>
      </w:r>
      <w:r>
        <w:rPr/>
        <w:t xml:space="preserve"> There are seven base units</w:t>
      </w:r>
      <w:del w:id="87" w:author="Unknown Author" w:date="2025-06-04T10:02:31Z">
        <w:r>
          <w:rPr/>
          <w:delText>, two dimensionless supplementary units</w:delText>
        </w:r>
      </w:del>
      <w:r>
        <w:rPr/>
        <w:t xml:space="preserve"> and a set of prefixes for decimal scaling. These may be combined to give compound units. Some compound units have special names, and are called derived </w:t>
      </w:r>
      <w:ins w:id="88" w:author="Unknown Author" w:date="2025-06-04T10:02:46Z">
        <w:r>
          <w:rPr/>
          <w:t xml:space="preserve">SI </w:t>
        </w:r>
      </w:ins>
      <w:del w:id="89" w:author="Unknown Author" w:date="2025-06-04T10:03:12Z">
        <w:r>
          <w:rPr/>
          <w:delText>U</w:delText>
        </w:r>
      </w:del>
      <w:ins w:id="90" w:author="Unknown Author" w:date="2025-06-04T10:03:13Z">
        <w:r>
          <w:rPr/>
          <w:t>u</w:t>
        </w:r>
      </w:ins>
      <w:r>
        <w:rPr/>
        <w:t>nits.</w:t>
      </w:r>
    </w:p>
    <w:p>
      <w:pPr>
        <w:pStyle w:val="NotetableD"/>
        <w:rPr/>
      </w:pPr>
      <w:r>
        <w:rPr/>
        <w:t>(2)</w:t>
        <w:tab/>
        <w:t>When documenting compound SI units, each symbol for each base unit has been separated from the others by a space. There is no space between the unit and any prefix or exponent. Any prefix establishes a new unit to which any exponent applies (e.g. km</w:t>
      </w:r>
      <w:r>
        <w:rPr>
          <w:rStyle w:val="Superscript"/>
        </w:rPr>
        <w:t>2</w:t>
      </w:r>
      <w:r>
        <w:rPr/>
        <w:t>  = (km)</w:t>
      </w:r>
      <w:r>
        <w:rPr>
          <w:rStyle w:val="Superscript"/>
        </w:rPr>
        <w:t>2</w:t>
      </w:r>
      <w:r>
        <w:rPr/>
        <w:t xml:space="preserve"> = m</w:t>
      </w:r>
      <w:r>
        <w:rPr>
          <w:rStyle w:val="Superscript"/>
        </w:rPr>
        <w:t>6</w:t>
      </w:r>
      <w:r>
        <w:rPr/>
        <w:t xml:space="preserve"> not k(m</w:t>
      </w:r>
      <w:r>
        <w:rPr>
          <w:rStyle w:val="Superscript"/>
        </w:rPr>
        <w:t>2</w:t>
      </w:r>
      <w:r>
        <w:rPr/>
        <w:t>) = m</w:t>
      </w:r>
      <w:r>
        <w:rPr>
          <w:rStyle w:val="Superscript"/>
        </w:rPr>
        <w:t>5</w:t>
      </w:r>
      <w:r>
        <w:rPr/>
        <w:t>). Prefix</w:t>
      </w:r>
      <w:del w:id="91" w:author="Unknown Author" w:date="2025-06-04T10:06:16Z">
        <w:r>
          <w:rPr/>
          <w:delText>es</w:delText>
        </w:r>
      </w:del>
      <w:r>
        <w:rPr/>
        <w:t xml:space="preserve"> </w:t>
      </w:r>
      <w:ins w:id="92" w:author="Unknown Author" w:date="2025-06-04T10:06:19Z">
        <w:r>
          <w:rPr/>
          <w:t xml:space="preserve">symbols </w:t>
        </w:r>
      </w:ins>
      <w:r>
        <w:rPr/>
        <w:t xml:space="preserve">must be in the case specified. The full name of the unit </w:t>
      </w:r>
      <w:ins w:id="93" w:author="Unknown Author" w:date="2025-06-04T10:06:51Z">
        <w:r>
          <w:rPr/>
          <w:t xml:space="preserve">or a prefix </w:t>
        </w:r>
      </w:ins>
      <w:r>
        <w:rPr/>
        <w:t>must not start with an upper case letter</w:t>
      </w:r>
      <w:ins w:id="94" w:author="Unknown Author" w:date="2025-06-04T10:07:05Z">
        <w:r>
          <w:rPr/>
          <w:t xml:space="preserve"> </w:t>
        </w:r>
      </w:ins>
      <w:ins w:id="95" w:author="Unknown Author" w:date="2025-06-04T10:07:05Z">
        <w:r>
          <w:rPr/>
          <w:t>except at the beginning of a sentence</w:t>
        </w:r>
      </w:ins>
      <w:r>
        <w:rPr/>
        <w:t>. If the solidus (/) is used, there must be only one. There is no space before or after it.</w:t>
      </w:r>
    </w:p>
    <w:p>
      <w:pPr>
        <w:pStyle w:val="NotetableD"/>
        <w:rPr/>
      </w:pPr>
      <w:bookmarkStart w:id="0" w:name="_Hlk237423169"/>
      <w:r>
        <w:rPr/>
        <w:t>(3)</w:t>
        <w:tab/>
      </w:r>
      <w:del w:id="96" w:author="Anna Milan" w:date="2025-06-03T12:49:00Z">
        <w:r>
          <w:rPr/>
          <w:delText xml:space="preserve">Prefixes beyond exa and atto have been proposed but not yet adopted. </w:delText>
        </w:r>
      </w:del>
      <w:commentRangeStart w:id="9"/>
      <w:r>
        <w:rPr/>
        <w:t>Use of the prefixes hecto, deca, deci and centi is discouraged.</w:t>
      </w:r>
      <w:ins w:id="97" w:author="Unknown Author" w:date="2025-06-04T10:13:31Z">
        <w:commentRangeEnd w:id="9"/>
        <w:r>
          <w:commentReference w:id="9"/>
        </w:r>
        <w:r>
          <w:rPr/>
        </w:r>
      </w:ins>
    </w:p>
    <w:p>
      <w:pPr>
        <w:pStyle w:val="NotetableD"/>
        <w:rPr/>
      </w:pPr>
      <w:r>
        <w:rPr/>
        <w:t>(4)</w:t>
        <w:tab/>
        <w:t>Prefixes generally should not be used with units having non-decimal multiples and sub</w:t>
        <w:noBreakHyphen/>
        <w:t>multiples, such as units of time and angle, or with knots and nautical miles.</w:t>
      </w:r>
    </w:p>
    <w:p>
      <w:pPr>
        <w:pStyle w:val="NotetableD"/>
        <w:rPr/>
      </w:pPr>
      <w:bookmarkStart w:id="1" w:name="_Hlk237423169"/>
      <w:r>
        <w:rPr/>
        <w:t>(5)</w:t>
        <w:tab/>
        <w:t>Non-WMO abbreviations with limited character sets taken from ISO 2955-1983. Other abbreviations try to be consistent with this.</w:t>
      </w:r>
      <w:bookmarkEnd w:id="1"/>
    </w:p>
    <w:p>
      <w:pPr>
        <w:pStyle w:val="NotetableD"/>
        <w:rPr/>
      </w:pPr>
      <w:r>
        <w:rPr/>
        <w:t>(6)</w:t>
        <w:tab/>
        <w:t>The decibel is one tenth of a bel, which is the decimal logarithm of a ratio of two powers. Frequently, suffixes are supplied to indicate information about one of the quantities in the ratio, such as dB(mW), dBm, dBZ, dBW, dBmW, dB(μV/m). It is recommended that only dB is used, with the full meaning of the ratio explained, including reference levels.</w:t>
      </w:r>
    </w:p>
    <w:p>
      <w:pPr>
        <w:pStyle w:val="NotetableD"/>
        <w:rPr/>
      </w:pPr>
      <w:r>
        <w:rPr/>
        <w:t>(7)</w:t>
        <w:tab/>
        <w:t>This list consists of the units not mentioned previously that occur in existing WMO Manuals.</w:t>
      </w:r>
    </w:p>
    <w:p>
      <w:pPr>
        <w:pStyle w:val="NotetableD"/>
        <w:rPr/>
      </w:pPr>
      <w:r>
        <w:rPr/>
        <w:t>(8)</w:t>
        <w:tab/>
        <w:t>The abbreviation for degrees Celsius proposed for WMO use, C, could be confused with Coulombs. In this case, Amperes second should be used instead.</w:t>
      </w:r>
    </w:p>
    <w:p>
      <w:pPr>
        <w:pStyle w:val="NotetableD"/>
        <w:rPr/>
      </w:pPr>
      <w:r>
        <w:rPr/>
        <w:t>(9)</w:t>
        <w:tab/>
        <w:t>Dobson Unit = DU. One Dobson Unit corresponds to a layer of 0.01 mm of pure ozone, if the whole column of atmosphere were compressed at P = 1013 hPa and T = 0 °C.</w:t>
      </w:r>
    </w:p>
    <w:p>
      <w:pPr>
        <w:pStyle w:val="NotetableD"/>
        <w:rPr/>
      </w:pPr>
      <w:ins w:id="99" w:author="Anna Milan" w:date="2025-06-03T12:10:00Z">
        <w:r>
          <w:rPr/>
          <w:t>(10)</w:t>
        </w:r>
      </w:ins>
      <w:ins w:id="100" w:author="Anna Milan" w:date="2025-06-03T12:10:00Z">
        <w:commentRangeStart w:id="10"/>
        <w:r>
          <w:rPr/>
          <w:t xml:space="preserve"> </w:t>
        </w:r>
      </w:ins>
      <w:ins w:id="101" w:author="Anna Milan" w:date="2025-06-03T12:11:00Z">
        <w:r>
          <w:rPr/>
          <w:t xml:space="preserve">  </w:t>
        </w:r>
      </w:ins>
      <w:ins w:id="102" w:author="Unknown Author" w:date="2025-06-04T09:42:04Z">
        <w:r>
          <w:rPr/>
        </w:r>
      </w:ins>
      <w:ins w:id="103" w:author="Anna Milan" w:date="2025-06-03T12:11:00Z">
        <w:commentRangeEnd w:id="10"/>
        <w:r>
          <w:commentReference w:id="10"/>
        </w:r>
        <w:r>
          <w:rPr/>
          <w:t xml:space="preserve">Also referred to as arcminute and arcsecond. </w:t>
        </w:r>
      </w:ins>
    </w:p>
    <w:p>
      <w:pPr>
        <w:pStyle w:val="NotetableD"/>
        <w:rPr/>
      </w:pPr>
      <w:ins w:id="105" w:author="Anna Milan" w:date="2025-06-03T12:16:00Z">
        <w:r>
          <w:rPr/>
          <w:t xml:space="preserve">(11)   </w:t>
        </w:r>
      </w:ins>
      <w:ins w:id="106" w:author="Unknown Author" w:date="2025-06-04T09:42:58Z">
        <w:r>
          <w:rPr/>
          <w:commentReference w:id="11"/>
        </w:r>
      </w:ins>
      <w:ins w:id="107" w:author="Anna Milan" w:date="2025-06-03T12:16:00Z">
        <w:r>
          <w:rPr/>
          <w:t>The dalton (Da) and the unified atomic mass unit (u) are alternative names (and symbols) for the same unit.</w:t>
        </w:r>
      </w:ins>
    </w:p>
    <w:p>
      <w:pPr>
        <w:pStyle w:val="THEEND"/>
        <w:pBdr>
          <w:bottom w:val="single" w:sz="6" w:space="1" w:color="000000"/>
        </w:pBdr>
        <w:spacing w:before="480" w:after="200"/>
        <w:ind w:left="3402" w:right="3402" w:hanging="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418" w:header="851" w:top="1418" w:footer="851" w:bottom="1418" w:gutter="0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0" w:author="Unknown Author" w:date="2025-06-04T09:47:41Z" w:initials=""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Remove empty row.</w:t>
      </w:r>
    </w:p>
  </w:comment>
  <w:comment w:id="1" w:author="Unknown Author" w:date="2025-06-04T09:35:31Z" w:initials=""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Remove parentheses</w:t>
      </w:r>
    </w:p>
  </w:comment>
  <w:comment w:id="2" w:author="Unknown Author" w:date="2025-06-04T09:43:41Z" w:initials="">
    <w:p>
      <w:r>
        <w:rPr>
          <w:rFonts w:ascii="Times New Roman" w:hAnsi="Times New Roman" w:eastAsia="MS Mincho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val="en-GB" w:eastAsia="ja-JP"/>
        </w:rPr>
        <w:t>To be precise: the SI Brochure (Ch. 3 end 2</w:t>
      </w:r>
      <w:r>
        <w:rPr>
          <w:rFonts w:ascii="Times New Roman" w:hAnsi="Times New Roman" w:eastAsia="MS Mincho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sz w:val="20"/>
          <w:szCs w:val="20"/>
          <w:u w:val="none"/>
          <w:vertAlign w:val="superscript"/>
          <w:em w:val="none"/>
          <w:lang w:bidi="ar-SA" w:val="en-GB" w:eastAsia="ja-JP"/>
        </w:rPr>
        <w:t>nd</w:t>
      </w:r>
      <w:r>
        <w:rPr>
          <w:rFonts w:ascii="Times New Roman" w:hAnsi="Times New Roman" w:eastAsia="MS Mincho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val="en-GB" w:eastAsia="ja-JP"/>
        </w:rPr>
        <w:t xml:space="preserve"> para (p143)) states:</w:t>
      </w:r>
      <w:r>
        <w:rPr>
          <w:rFonts w:ascii="Times New Roman" w:hAnsi="Times New Roman" w:eastAsia="MS Mincho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val="en-GB" w:eastAsia="ja-JP"/>
        </w:rPr>
      </w:r>
      <w:r>
        <w:rPr>
          <w:rFonts w:ascii="Times New Roman" w:hAnsi="Times New Roman" w:eastAsia="MS Mincho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val="en-GB" w:eastAsia="ja-JP"/>
        </w:rPr>
        <w:t>”All prefix names are printed in lowercase letters, except at the beginning of a sentence.”</w:t>
      </w:r>
    </w:p>
  </w:comment>
  <w:comment w:id="3" w:author="Unknown Author" w:date="2025-06-04T09:36:06Z" w:initials=""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Remove parentheses</w:t>
      </w:r>
    </w:p>
  </w:comment>
  <w:comment w:id="4" w:author="Unknown Author" w:date="2025-06-04T09:48:53Z" w:initials=""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Remove empty row.</w:t>
      </w:r>
    </w:p>
  </w:comment>
  <w:comment w:id="5" w:author="Unknown Author" w:date="2025-06-04T09:49:25Z" w:initials=""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Remove empty rows.</w:t>
      </w:r>
    </w:p>
  </w:comment>
  <w:comment w:id="6" w:author="Unknown Author" w:date="2025-06-04T09:49:41Z" w:initials=""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Remove empty row.</w:t>
      </w:r>
    </w:p>
  </w:comment>
  <w:comment w:id="7" w:author="Unknown Author" w:date="2025-06-04T11:22:33Z" w:initials=""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Note the deleted SPACE</w:t>
      </w:r>
    </w:p>
  </w:comment>
  <w:comment w:id="8" w:author="Unknown Author" w:date="2025-06-04T11:30:42Z" w:initials=""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Reason for inclusion: Even in the briefest of “historical accounts” this is a major event. The 1980 meeting, which by the way was a CIPM (Comité International des Poids et Mesures) decision, but that does not matter much.</w:t>
      </w:r>
    </w:p>
  </w:comment>
  <w:comment w:id="9" w:author="Unknown Author" w:date="2025-06-04T10:13:31Z" w:initials="">
    <w:p>
      <w:r>
        <w:rPr>
          <w:rFonts w:cs="Times New Roman" w:ascii="Times New Roman" w:hAnsi="Times New Roman" w:eastAsia="MS Minch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This is the sentence currently published. But applying this recommendation would have implications for several units listed in this table:</w:t>
      </w:r>
      <w:r>
        <w:rPr>
          <w:rFonts w:cs="Times New Roman" w:ascii="Times New Roman" w:hAnsi="Times New Roman" w:eastAsia="MS Minch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</w:r>
      <w:r>
        <w:rPr>
          <w:rFonts w:cs="Times New Roman" w:ascii="Times New Roman" w:hAnsi="Times New Roman" w:eastAsia="MS Minch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hecto*: 4</w:t>
      </w:r>
    </w:p>
    <w:p>
      <w:r>
        <w:rPr>
          <w:rFonts w:eastAsia="MS Mincho" w:ascii="Times New Roman" w:hAnsi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val="en-GB" w:eastAsia="ja-JP"/>
        </w:rPr>
        <w:t>deca*: 0</w:t>
      </w:r>
    </w:p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val="en-GB" w:eastAsia="ja-JP" w:bidi="ar-SA"/>
        </w:rPr>
        <w:t>deci*: 5</w:t>
      </w:r>
    </w:p>
    <w:p>
      <w:r>
        <w:rPr>
          <w:rFonts w:cs="Times New Roman" w:ascii="Times New Roman" w:hAnsi="Times New Roman" w:eastAsia="MS Minch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centi*: 7</w:t>
      </w:r>
    </w:p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val="en-GB" w:eastAsia="ja-JP" w:bidi="ar-SA"/>
        </w:rPr>
        <w:t>Is this the intended meaning? Otherwise, maybe delete this note altogether?</w:t>
      </w:r>
    </w:p>
    <w:p>
      <w:r>
        <w:rPr>
          <w:rFonts w:ascii="Liberation Serif" w:hAnsi="Liberation Serif" w:eastAsia="DejaVu Sans" w:cs="DejaVu Sans"/>
          <w:kern w:val="0"/>
          <w:lang w:val="en-US" w:eastAsia="en-US" w:bidi="en-US"/>
        </w:rPr>
      </w:r>
    </w:p>
    <w:p>
      <w:r>
        <w:rPr>
          <w:rFonts w:cs="Times New Roman" w:eastAsia="MS Mincho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0"/>
          <w:u w:val="none"/>
          <w:vertAlign w:val="baseline"/>
          <w:em w:val="none"/>
          <w:lang w:eastAsia="ja-JP" w:val="en-GB" w:bidi="ar-SA"/>
        </w:rPr>
        <w:t xml:space="preserve"> </w:t>
      </w:r>
    </w:p>
  </w:comment>
  <w:comment w:id="10" w:author="Unknown Author" w:date="2025-06-04T09:42:04Z" w:initials="">
    <w:p>
      <w:r>
        <w:rPr>
          <w:rFonts w:eastAsia="MS Mincho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0"/>
          <w:u w:val="none"/>
          <w:vertAlign w:val="baseline"/>
          <w:em w:val="none"/>
          <w:lang w:bidi="ar-SA" w:eastAsia="ja-JP" w:val="en-GB"/>
        </w:rPr>
        <w:t>TAB characer instead of three SPACEs</w:t>
      </w:r>
    </w:p>
  </w:comment>
  <w:comment w:id="11" w:author="Unknown Author" w:date="2025-06-04T09:42:58Z" w:initials="">
    <w:p>
      <w:r>
        <w:rPr>
          <w:rFonts w:ascii="Times New Roman" w:hAnsi="Times New Roman" w:eastAsia="MS Mincho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0"/>
          <w:u w:val="none"/>
          <w:vertAlign w:val="baseline"/>
          <w:em w:val="none"/>
          <w:lang w:bidi="ar-SA" w:eastAsia="ja-JP" w:val="en-GB"/>
        </w:rPr>
        <w:t>TAB character instead of three SPACEs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andFooter"/>
      <w:widowControl/>
      <w:bidi w:val="0"/>
      <w:spacing w:before="0" w:after="200"/>
      <w:jc w:val="center"/>
      <w:rPr/>
    </w:pPr>
    <w:r>
      <w:rPr/>
      <w:t xml:space="preserve">I.2 – Co/6- Tab —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andFooter"/>
      <w:widowControl/>
      <w:bidi w:val="0"/>
      <w:spacing w:before="0" w:after="200"/>
      <w:jc w:val="center"/>
      <w:rPr/>
    </w:pPr>
    <w:r>
      <w:rPr/>
      <w:t xml:space="preserve">COMMON CODE TABLES </w:t>
    </w:r>
    <w:ins w:id="108" w:author="Anna Milan" w:date="2025-06-03T11:57:00Z">
      <w:r>
        <w:rPr/>
        <w:t>FT2025-2 DRAFT</w:t>
      </w:r>
    </w:ins>
  </w:p>
</w:hdr>
</file>

<file path=word/settings.xml><?xml version="1.0" encoding="utf-8"?>
<w:settings xmlns:w="http://schemas.openxmlformats.org/wordprocessingml/2006/main">
  <w:zoom w:percent="161"/>
  <w:trackRevisions/>
  <w:embedSystemFonts/>
  <w:defaultTabStop w:val="720"/>
  <w:autoHyphenation w:val="true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MS Mincho" w:cs="Times New Roman"/>
        <w:lang w:val="en-GB" w:eastAsia="ja-JP" w:bidi="ar-SA"/>
      </w:rPr>
    </w:rPrDefault>
    <w:pPrDefault>
      <w:pPr>
        <w:suppressAutoHyphens w:val="true"/>
        <w:spacing w:lineRule="auto" w:line="276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f15d0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Headingoftable"/>
    <w:next w:val="Normal"/>
    <w:link w:val="Heading1Char"/>
    <w:uiPriority w:val="9"/>
    <w:qFormat/>
    <w:rsid w:val="00f85760"/>
    <w:pPr>
      <w:keepNext w:val="true"/>
      <w:spacing w:before="240" w:after="360"/>
      <w:jc w:val="left"/>
      <w:outlineLvl w:val="0"/>
    </w:pPr>
    <w:rPr/>
  </w:style>
  <w:style w:type="character" w:styleId="DefaultParagraphFont" w:default="1">
    <w:name w:val="Default Paragraph Font"/>
    <w:uiPriority w:val="1"/>
    <w:semiHidden/>
    <w:unhideWhenUsed/>
    <w:qFormat/>
    <w:rsid w:val="003f15d0"/>
    <w:rPr/>
  </w:style>
  <w:style w:type="character" w:styleId="FootnoteCharacters">
    <w:name w:val="Footnote Characters"/>
    <w:basedOn w:val="DefaultParagraphFont"/>
    <w:semiHidden/>
    <w:unhideWhenUsed/>
    <w:qFormat/>
    <w:rsid w:val="00f85760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qFormat/>
    <w:rsid w:val="00f85760"/>
    <w:rPr>
      <w:rFonts w:ascii="Verdana" w:hAnsi="Verdana" w:eastAsia="Calibri" w:cs="Arial" w:eastAsiaTheme="minorHAnsi"/>
      <w:sz w:val="16"/>
      <w:szCs w:val="16"/>
      <w:lang w:val="en-US" w:eastAsia="en-US"/>
    </w:rPr>
  </w:style>
  <w:style w:type="character" w:styleId="Italic" w:customStyle="1">
    <w:name w:val="Italic"/>
    <w:uiPriority w:val="1"/>
    <w:qFormat/>
    <w:rsid w:val="00f85760"/>
    <w:rPr>
      <w:i/>
    </w:rPr>
  </w:style>
  <w:style w:type="character" w:styleId="Subscript" w:customStyle="1">
    <w:name w:val="Subscript"/>
    <w:uiPriority w:val="1"/>
    <w:qFormat/>
    <w:rsid w:val="00f85760"/>
    <w:rPr>
      <w:vertAlign w:val="subscript"/>
    </w:rPr>
  </w:style>
  <w:style w:type="character" w:styleId="Superscript" w:customStyle="1">
    <w:name w:val="Superscript"/>
    <w:uiPriority w:val="1"/>
    <w:qFormat/>
    <w:rsid w:val="00f85760"/>
    <w:rPr>
      <w:rFonts w:ascii="Verdana" w:hAnsi="Verdana"/>
      <w:vertAlign w:val="superscript"/>
      <w:lang w:val="en-GB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85760"/>
    <w:rPr>
      <w:rFonts w:ascii="Verdana" w:hAnsi="Verdana" w:eastAsia="Calibri" w:eastAsiaTheme="minorHAnsi"/>
      <w:b/>
      <w:bCs/>
      <w:lang w:eastAsia="en-US"/>
    </w:rPr>
  </w:style>
  <w:style w:type="character" w:styleId="FooterChar" w:customStyle="1">
    <w:name w:val="Footer Char"/>
    <w:basedOn w:val="DefaultParagraphFont"/>
    <w:link w:val="Footer"/>
    <w:qFormat/>
    <w:rsid w:val="00647dc0"/>
    <w:rPr>
      <w:rFonts w:eastAsia="Calibri" w:eastAsiaTheme="minorHAnsi"/>
      <w:lang w:val="en-US" w:eastAsia="en-US"/>
    </w:rPr>
  </w:style>
  <w:style w:type="character" w:styleId="HeaderChar" w:customStyle="1">
    <w:name w:val="Header Char"/>
    <w:basedOn w:val="DefaultParagraphFont"/>
    <w:link w:val="Header"/>
    <w:qFormat/>
    <w:rsid w:val="00647dc0"/>
    <w:rPr>
      <w:rFonts w:eastAsia="Calibri" w:eastAsiaTheme="minorHAnsi"/>
      <w:lang w:val="en-US" w:eastAsia="en-US"/>
    </w:rPr>
  </w:style>
  <w:style w:type="character" w:styleId="InternetLink">
    <w:name w:val="Hyperlink"/>
    <w:uiPriority w:val="99"/>
    <w:unhideWhenUsed/>
    <w:rsid w:val="00f85760"/>
    <w:rPr>
      <w:rFonts w:ascii="Verdana" w:hAnsi="Verdana"/>
      <w:color w:val="0000FF"/>
      <w:sz w:val="18"/>
      <w:szCs w:val="18"/>
      <w:lang w:val="en-GB"/>
    </w:rPr>
  </w:style>
  <w:style w:type="character" w:styleId="BalloonTextChar" w:customStyle="1">
    <w:name w:val="Balloon Text Char"/>
    <w:basedOn w:val="DefaultParagraphFont"/>
    <w:link w:val="BalloonText"/>
    <w:semiHidden/>
    <w:qFormat/>
    <w:rsid w:val="00f54159"/>
    <w:rPr>
      <w:rFonts w:eastAsia="Calibri" w:eastAsiaTheme="minorHAnsi"/>
      <w:sz w:val="18"/>
      <w:szCs w:val="18"/>
      <w:lang w:val="en-US" w:eastAsia="en-US"/>
    </w:rPr>
  </w:style>
  <w:style w:type="character" w:styleId="VisitedInternetLink">
    <w:name w:val="FollowedHyperlink"/>
    <w:basedOn w:val="DefaultParagraphFont"/>
    <w:uiPriority w:val="99"/>
    <w:semiHidden/>
    <w:unhideWhenUsed/>
    <w:rsid w:val="00d639c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639c5"/>
    <w:rPr>
      <w:color w:val="605E5C"/>
      <w:shd w:fill="E1DFDD" w:val="clear"/>
    </w:rPr>
  </w:style>
  <w:style w:type="character" w:styleId="Bold" w:customStyle="1">
    <w:name w:val="Bold"/>
    <w:uiPriority w:val="1"/>
    <w:qFormat/>
    <w:rsid w:val="00f85760"/>
    <w:rPr>
      <w:rFonts w:ascii="Verdana" w:hAnsi="Verdana"/>
      <w:b/>
      <w:bCs/>
      <w:iCs/>
    </w:rPr>
  </w:style>
  <w:style w:type="character" w:styleId="PlainTextChar" w:customStyle="1">
    <w:name w:val="Plain Text Char"/>
    <w:basedOn w:val="DefaultParagraphFont"/>
    <w:link w:val="PlainText"/>
    <w:qFormat/>
    <w:rsid w:val="006806b7"/>
    <w:rPr>
      <w:rFonts w:ascii="Courier New" w:hAnsi="Courier New" w:cs="Courier New"/>
    </w:rPr>
  </w:style>
  <w:style w:type="character" w:styleId="Annotationreference">
    <w:name w:val="annotation reference"/>
    <w:basedOn w:val="DefaultParagraphFont"/>
    <w:semiHidden/>
    <w:unhideWhenUsed/>
    <w:qFormat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qFormat/>
    <w:rPr>
      <w:rFonts w:eastAsia="Calibri" w:eastAsiaTheme="minorHAnsi"/>
      <w:lang w:val="en-US" w:eastAsia="en-US"/>
    </w:rPr>
  </w:style>
  <w:style w:type="character" w:styleId="CommentSubjectChar" w:customStyle="1">
    <w:name w:val="Comment Subject Char"/>
    <w:basedOn w:val="CommentTextChar"/>
    <w:link w:val="CommentSubject"/>
    <w:semiHidden/>
    <w:qFormat/>
    <w:rsid w:val="00bc6f96"/>
    <w:rPr>
      <w:rFonts w:ascii="Calibri" w:hAnsi="Calibri" w:eastAsia="Calibri" w:cs="Arial" w:asciiTheme="minorHAnsi" w:cstheme="minorBidi" w:eastAsiaTheme="minorHAnsi" w:hAnsiTheme="minorHAnsi"/>
      <w:b/>
      <w:bCs/>
      <w:kern w:val="2"/>
      <w:lang w:val="en-US" w:eastAsia="en-US"/>
      <w14:ligatures w14:val="standardContextual"/>
    </w:rPr>
  </w:style>
  <w:style w:type="character" w:styleId="LineNumbering">
    <w:name w:val="Line Numbering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Bodytext" w:customStyle="1">
    <w:name w:val="Body_text"/>
    <w:basedOn w:val="Normal"/>
    <w:qFormat/>
    <w:rsid w:val="00f54159"/>
    <w:pPr>
      <w:tabs>
        <w:tab w:val="clear" w:pos="720"/>
        <w:tab w:val="left" w:pos="1120" w:leader="none"/>
      </w:tabs>
      <w:spacing w:lineRule="exact" w:line="240" w:before="0" w:after="240"/>
    </w:pPr>
    <w:rPr>
      <w:rFonts w:ascii="Verdana" w:hAnsi="Verdana" w:cs="Times New Roman" w:cstheme="majorBidi"/>
      <w:color w:val="000000" w:themeColor="text1"/>
      <w:lang w:val="fr-FR" w:eastAsia="zh-TW"/>
    </w:rPr>
  </w:style>
  <w:style w:type="paragraph" w:styleId="Footnote">
    <w:name w:val="Footnote Text"/>
    <w:basedOn w:val="Normal"/>
    <w:link w:val="FootnoteTextChar"/>
    <w:unhideWhenUsed/>
    <w:rsid w:val="00f85760"/>
    <w:pPr/>
    <w:rPr>
      <w:rFonts w:ascii="Verdana" w:hAnsi="Verdana" w:cs="Arial"/>
      <w:sz w:val="16"/>
      <w:szCs w:val="16"/>
    </w:rPr>
  </w:style>
  <w:style w:type="paragraph" w:styleId="HeaderandFooter" w:customStyle="1">
    <w:name w:val="Header and Footer"/>
    <w:qFormat/>
    <w:rsid w:val="00f85760"/>
    <w:pPr>
      <w:widowControl/>
      <w:bidi w:val="0"/>
      <w:spacing w:before="0" w:after="200" w:lineRule="auto" w:line="276"/>
      <w:jc w:val="center"/>
    </w:pPr>
    <w:rPr>
      <w:rFonts w:ascii="Verdana" w:hAnsi="Verdana" w:eastAsia="Calibri" w:eastAsiaTheme="minorHAnsi" w:cs="Times New Roman"/>
      <w:b/>
      <w:color w:val="auto"/>
      <w:kern w:val="0"/>
      <w:sz w:val="16"/>
      <w:szCs w:val="16"/>
      <w:lang w:eastAsia="en-US" w:val="en-GB" w:bidi="ar-SA"/>
    </w:rPr>
  </w:style>
  <w:style w:type="paragraph" w:styleId="Headingoftable" w:customStyle="1">
    <w:name w:val="Heading of table"/>
    <w:qFormat/>
    <w:rsid w:val="00f85760"/>
    <w:pPr>
      <w:keepLines/>
      <w:widowControl/>
      <w:bidi w:val="0"/>
      <w:spacing w:before="0" w:after="240" w:lineRule="auto" w:line="276"/>
      <w:jc w:val="center"/>
    </w:pPr>
    <w:rPr>
      <w:rFonts w:ascii="Verdana" w:hAnsi="Verdana" w:eastAsia="Calibri" w:eastAsiaTheme="minorHAnsi" w:cs="Times New Roman"/>
      <w:b/>
      <w:bCs/>
      <w:color w:val="auto"/>
      <w:kern w:val="0"/>
      <w:sz w:val="20"/>
      <w:szCs w:val="20"/>
      <w:lang w:eastAsia="en-US" w:val="en-GB" w:bidi="ar-SA"/>
    </w:rPr>
  </w:style>
  <w:style w:type="paragraph" w:styleId="HeadingtableGRIB" w:customStyle="1">
    <w:name w:val="Heading table GRIB"/>
    <w:qFormat/>
    <w:rsid w:val="00f85760"/>
    <w:pPr>
      <w:keepNext w:val="true"/>
      <w:keepLines/>
      <w:widowControl/>
      <w:bidi w:val="0"/>
      <w:spacing w:before="600" w:after="120" w:lineRule="auto" w:line="276"/>
      <w:jc w:val="left"/>
    </w:pPr>
    <w:rPr>
      <w:rFonts w:ascii="Verdana" w:hAnsi="Verdana" w:eastAsia="Calibri" w:eastAsiaTheme="minorHAnsi" w:cs="Times New Roman"/>
      <w:b/>
      <w:bCs/>
      <w:i/>
      <w:iCs/>
      <w:color w:val="auto"/>
      <w:kern w:val="0"/>
      <w:sz w:val="20"/>
      <w:szCs w:val="20"/>
      <w:lang w:val="en-US" w:eastAsia="en-US" w:bidi="ar-SA"/>
    </w:rPr>
  </w:style>
  <w:style w:type="paragraph" w:styleId="NotetableD" w:customStyle="1">
    <w:name w:val="Note table D"/>
    <w:qFormat/>
    <w:rsid w:val="00f85760"/>
    <w:pPr>
      <w:widowControl/>
      <w:tabs>
        <w:tab w:val="clear" w:pos="720"/>
        <w:tab w:val="left" w:pos="567" w:leader="none"/>
      </w:tabs>
      <w:bidi w:val="0"/>
      <w:spacing w:before="0" w:after="60" w:lineRule="auto" w:line="276"/>
      <w:ind w:left="567" w:hanging="567"/>
      <w:jc w:val="left"/>
    </w:pPr>
    <w:rPr>
      <w:rFonts w:ascii="Verdana" w:hAnsi="Verdana" w:eastAsia="Calibri" w:eastAsiaTheme="minorHAnsi" w:cs="Times New Roman"/>
      <w:color w:val="auto"/>
      <w:kern w:val="0"/>
      <w:sz w:val="18"/>
      <w:szCs w:val="20"/>
      <w:lang w:eastAsia="en-US" w:val="en-GB" w:bidi="ar-SA"/>
    </w:rPr>
  </w:style>
  <w:style w:type="paragraph" w:styleId="NotetableDindent1" w:customStyle="1">
    <w:name w:val="Note table D indent 1"/>
    <w:qFormat/>
    <w:rsid w:val="00f85760"/>
    <w:pPr>
      <w:widowControl/>
      <w:bidi w:val="0"/>
      <w:spacing w:before="0" w:after="60" w:lineRule="auto" w:line="276"/>
      <w:ind w:left="993" w:hanging="426"/>
      <w:jc w:val="left"/>
    </w:pPr>
    <w:rPr>
      <w:rFonts w:ascii="Verdana" w:hAnsi="Verdana" w:eastAsia="Calibri" w:eastAsiaTheme="minorHAnsi" w:cs="Times New Roman"/>
      <w:color w:val="auto"/>
      <w:kern w:val="0"/>
      <w:sz w:val="18"/>
      <w:szCs w:val="20"/>
      <w:lang w:val="ru-RU" w:eastAsia="en-US" w:bidi="ar-SA"/>
    </w:rPr>
  </w:style>
  <w:style w:type="paragraph" w:styleId="NotetableDindent2" w:customStyle="1">
    <w:name w:val="Note table D indent 2"/>
    <w:qFormat/>
    <w:rsid w:val="00f85760"/>
    <w:pPr>
      <w:widowControl/>
      <w:bidi w:val="0"/>
      <w:spacing w:before="0" w:after="60" w:lineRule="auto" w:line="276"/>
      <w:ind w:left="1276" w:hanging="283"/>
      <w:jc w:val="left"/>
    </w:pPr>
    <w:rPr>
      <w:rFonts w:ascii="Verdana" w:hAnsi="Verdana" w:eastAsia="Calibri" w:eastAsiaTheme="minorHAnsi" w:cs="Times New Roman"/>
      <w:color w:val="auto"/>
      <w:kern w:val="0"/>
      <w:sz w:val="18"/>
      <w:szCs w:val="20"/>
      <w:lang w:eastAsia="en-US" w:val="en-GB" w:bidi="ar-SA"/>
    </w:rPr>
  </w:style>
  <w:style w:type="paragraph" w:styleId="Subheadingitalic" w:customStyle="1">
    <w:name w:val="Subheading italic"/>
    <w:basedOn w:val="Normal"/>
    <w:qFormat/>
    <w:rsid w:val="00f85760"/>
    <w:pPr>
      <w:ind w:left="170" w:hanging="0"/>
    </w:pPr>
    <w:rPr>
      <w:rFonts w:ascii="Verdana" w:hAnsi="Verdana"/>
      <w:i/>
      <w:sz w:val="18"/>
      <w:lang w:val="en-GB"/>
    </w:rPr>
  </w:style>
  <w:style w:type="paragraph" w:styleId="TABLEHEADER" w:customStyle="1">
    <w:name w:val="TABLE HEADER"/>
    <w:qFormat/>
    <w:rsid w:val="00f85760"/>
    <w:pPr>
      <w:widowControl/>
      <w:bidi w:val="0"/>
      <w:spacing w:before="0" w:after="200" w:lineRule="auto" w:line="276"/>
      <w:jc w:val="center"/>
    </w:pPr>
    <w:rPr>
      <w:rFonts w:ascii="Verdana" w:hAnsi="Verdana" w:eastAsia="Calibri" w:eastAsiaTheme="minorHAnsi" w:cs="Times New Roman"/>
      <w:caps/>
      <w:color w:val="auto"/>
      <w:kern w:val="0"/>
      <w:sz w:val="16"/>
      <w:szCs w:val="20"/>
      <w:lang w:eastAsia="en-US" w:val="en-GB" w:bidi="ar-SA"/>
    </w:rPr>
  </w:style>
  <w:style w:type="paragraph" w:styleId="TABLEHEADERCategory" w:customStyle="1">
    <w:name w:val="TABLE HEADER Category"/>
    <w:qFormat/>
    <w:rsid w:val="00f85760"/>
    <w:pPr>
      <w:widowControl/>
      <w:bidi w:val="0"/>
      <w:spacing w:before="0" w:after="200" w:lineRule="auto" w:line="276"/>
      <w:jc w:val="center"/>
    </w:pPr>
    <w:rPr>
      <w:rFonts w:ascii="Verdana" w:hAnsi="Verdana" w:eastAsia="Calibri" w:cs="Arial"/>
      <w:color w:val="auto"/>
      <w:kern w:val="0"/>
      <w:sz w:val="16"/>
      <w:szCs w:val="16"/>
      <w:lang w:val="en-US" w:eastAsia="en-US" w:bidi="ar-SA"/>
    </w:rPr>
  </w:style>
  <w:style w:type="paragraph" w:styleId="Revision">
    <w:name w:val="Revision"/>
    <w:uiPriority w:val="99"/>
    <w:semiHidden/>
    <w:qFormat/>
    <w:rsid w:val="00a75e10"/>
    <w:pPr>
      <w:widowControl/>
      <w:bidi w:val="0"/>
      <w:spacing w:before="0" w:after="200" w:lineRule="auto" w:line="276"/>
      <w:jc w:val="left"/>
    </w:pPr>
    <w:rPr>
      <w:rFonts w:ascii="Times New Roman" w:hAnsi="Times New Roman" w:eastAsia="MS Mincho" w:cs="Times New Roman"/>
      <w:color w:val="auto"/>
      <w:kern w:val="0"/>
      <w:sz w:val="24"/>
      <w:szCs w:val="24"/>
      <w:lang w:val="en-GB" w:eastAsia="ja-JP" w:bidi="ar-SA"/>
    </w:rPr>
  </w:style>
  <w:style w:type="paragraph" w:styleId="TABLEHEADERFXY" w:customStyle="1">
    <w:name w:val="TABLE HEADER F X Y"/>
    <w:qFormat/>
    <w:rsid w:val="00f85760"/>
    <w:pPr>
      <w:widowControl/>
      <w:bidi w:val="0"/>
      <w:spacing w:before="0" w:after="200" w:lineRule="auto" w:line="276"/>
      <w:jc w:val="left"/>
    </w:pPr>
    <w:rPr>
      <w:rFonts w:ascii="Verdana" w:hAnsi="Verdana" w:eastAsia="Calibri" w:eastAsiaTheme="minorHAnsi" w:cs="Times New Roman"/>
      <w:color w:val="auto"/>
      <w:kern w:val="0"/>
      <w:sz w:val="16"/>
      <w:szCs w:val="16"/>
      <w:lang w:val="en-US" w:eastAsia="en-US" w:bidi="ar-SA"/>
    </w:rPr>
  </w:style>
  <w:style w:type="paragraph" w:styleId="Tableheadertemplate" w:customStyle="1">
    <w:name w:val="Table header template"/>
    <w:qFormat/>
    <w:rsid w:val="00f85760"/>
    <w:pPr>
      <w:widowControl/>
      <w:bidi w:val="0"/>
      <w:spacing w:before="0" w:after="200" w:lineRule="auto" w:line="276"/>
      <w:jc w:val="center"/>
    </w:pPr>
    <w:rPr>
      <w:rFonts w:ascii="Verdana" w:hAnsi="Verdana" w:eastAsia="Calibri" w:eastAsiaTheme="minorHAnsi" w:cs="Times New Roman"/>
      <w:i/>
      <w:iCs/>
      <w:color w:val="auto"/>
      <w:kern w:val="0"/>
      <w:sz w:val="16"/>
      <w:szCs w:val="16"/>
      <w:lang w:val="en-US" w:eastAsia="en-US" w:bidi="ar-SA"/>
    </w:rPr>
  </w:style>
  <w:style w:type="paragraph" w:styleId="Tablebody" w:customStyle="1">
    <w:name w:val="Table_body"/>
    <w:qFormat/>
    <w:rsid w:val="00f85760"/>
    <w:pPr>
      <w:widowControl/>
      <w:bidi w:val="0"/>
      <w:spacing w:before="0" w:after="200" w:lineRule="auto" w:line="276"/>
      <w:jc w:val="left"/>
    </w:pPr>
    <w:rPr>
      <w:rFonts w:ascii="Verdana" w:hAnsi="Verdana" w:eastAsia="Calibri" w:eastAsiaTheme="minorHAnsi" w:cs="Times New Roman"/>
      <w:color w:val="auto"/>
      <w:kern w:val="0"/>
      <w:sz w:val="18"/>
      <w:szCs w:val="18"/>
      <w:lang w:eastAsia="en-US" w:val="en-GB" w:bidi="ar-SA"/>
    </w:rPr>
  </w:style>
  <w:style w:type="paragraph" w:styleId="Tablebodycentered" w:customStyle="1">
    <w:name w:val="Table_body centered"/>
    <w:basedOn w:val="Tablebody"/>
    <w:qFormat/>
    <w:rsid w:val="00f85760"/>
    <w:pPr>
      <w:jc w:val="center"/>
    </w:pPr>
    <w:rPr/>
  </w:style>
  <w:style w:type="paragraph" w:styleId="Tablebodyindent" w:customStyle="1">
    <w:name w:val="Table_body indent"/>
    <w:qFormat/>
    <w:rsid w:val="00f85760"/>
    <w:pPr>
      <w:widowControl/>
      <w:bidi w:val="0"/>
      <w:spacing w:before="0" w:after="200" w:lineRule="auto" w:line="276"/>
      <w:ind w:left="340" w:hanging="0"/>
      <w:jc w:val="left"/>
    </w:pPr>
    <w:rPr>
      <w:rFonts w:ascii="Verdana" w:hAnsi="Verdana" w:eastAsia="Calibri" w:eastAsiaTheme="minorHAnsi" w:cs="Times New Roman"/>
      <w:color w:val="auto"/>
      <w:kern w:val="0"/>
      <w:sz w:val="18"/>
      <w:szCs w:val="18"/>
      <w:lang w:eastAsia="en-US" w:val="en-GB" w:bidi="ar-SA"/>
    </w:rPr>
  </w:style>
  <w:style w:type="paragraph" w:styleId="THEEND" w:customStyle="1">
    <w:name w:val="THE END _____"/>
    <w:basedOn w:val="HeaderandFooter"/>
    <w:qFormat/>
    <w:rsid w:val="00f85760"/>
    <w:pPr>
      <w:pBdr>
        <w:bottom w:val="single" w:sz="6" w:space="1" w:color="000000"/>
      </w:pBdr>
      <w:spacing w:before="480" w:after="200"/>
      <w:ind w:left="3402" w:right="3402" w:hanging="0"/>
    </w:pPr>
    <w:rPr/>
  </w:style>
  <w:style w:type="paragraph" w:styleId="THEENDLandscape" w:customStyle="1">
    <w:name w:val="THE END Landscape"/>
    <w:basedOn w:val="THEEND"/>
    <w:qFormat/>
    <w:rsid w:val="00f85760"/>
    <w:pPr>
      <w:ind w:left="4819" w:right="4819" w:hanging="0"/>
    </w:pPr>
    <w:rPr/>
  </w:style>
  <w:style w:type="paragraph" w:styleId="Footer">
    <w:name w:val="Footer"/>
    <w:basedOn w:val="Normal"/>
    <w:link w:val="FooterChar"/>
    <w:unhideWhenUsed/>
    <w:rsid w:val="00647dc0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link w:val="HeaderChar"/>
    <w:unhideWhenUsed/>
    <w:rsid w:val="00647dc0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semiHidden/>
    <w:unhideWhenUsed/>
    <w:qFormat/>
    <w:rsid w:val="00f54159"/>
    <w:pPr/>
    <w:rPr>
      <w:sz w:val="18"/>
      <w:szCs w:val="18"/>
    </w:rPr>
  </w:style>
  <w:style w:type="paragraph" w:styleId="Preliminarynote" w:customStyle="1">
    <w:name w:val="Preliminary note"/>
    <w:qFormat/>
    <w:rsid w:val="00f85760"/>
    <w:pPr>
      <w:widowControl/>
      <w:bidi w:val="0"/>
      <w:spacing w:before="0" w:after="240" w:lineRule="auto" w:line="276"/>
      <w:jc w:val="left"/>
    </w:pPr>
    <w:rPr>
      <w:rFonts w:ascii="Verdana" w:hAnsi="Verdana" w:eastAsia="Calibri" w:eastAsiaTheme="minorHAnsi" w:cs="Times New Roman"/>
      <w:color w:val="auto"/>
      <w:kern w:val="0"/>
      <w:sz w:val="18"/>
      <w:szCs w:val="18"/>
      <w:lang w:eastAsia="en-US" w:val="en-GB" w:bidi="ar-SA"/>
    </w:rPr>
  </w:style>
  <w:style w:type="paragraph" w:styleId="SubheadingtableGRIB" w:customStyle="1">
    <w:name w:val="Sub-heading table GRIB"/>
    <w:basedOn w:val="HeadingtableGRIB"/>
    <w:qFormat/>
    <w:rsid w:val="00f85760"/>
    <w:pPr>
      <w:ind w:left="567" w:hanging="0"/>
    </w:pPr>
    <w:rPr>
      <w:i w:val="false"/>
      <w:iCs w:val="false"/>
      <w:sz w:val="18"/>
      <w:szCs w:val="18"/>
      <w:lang w:val="en-GB"/>
    </w:rPr>
  </w:style>
  <w:style w:type="paragraph" w:styleId="PlainText">
    <w:name w:val="Plain Text"/>
    <w:basedOn w:val="Normal"/>
    <w:link w:val="PlainTextChar"/>
    <w:qFormat/>
    <w:rsid w:val="006806b7"/>
    <w:pPr/>
    <w:rPr>
      <w:rFonts w:ascii="Courier New" w:hAnsi="Courier New" w:eastAsia="MS Mincho" w:cs="Courier New"/>
      <w:lang w:val="en-GB" w:eastAsia="ja-JP"/>
    </w:rPr>
  </w:style>
  <w:style w:type="paragraph" w:styleId="Annotationtext">
    <w:name w:val="annotation text"/>
    <w:basedOn w:val="Normal"/>
    <w:link w:val="CommentTextChar"/>
    <w:unhideWhenUsed/>
    <w:qFormat/>
    <w:pPr>
      <w:spacing w:lineRule="auto" w:line="240" w:before="0" w:after="0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Annotationsubject">
    <w:name w:val="annotation subject"/>
    <w:basedOn w:val="Annotationtext"/>
    <w:next w:val="Annotationtext"/>
    <w:link w:val="CommentSubjectChar"/>
    <w:semiHidden/>
    <w:unhideWhenUsed/>
    <w:qFormat/>
    <w:rsid w:val="00bc6f96"/>
    <w:pPr>
      <w:spacing w:before="0" w:after="160"/>
    </w:pPr>
    <w:rPr>
      <w:rFonts w:ascii="Calibri" w:hAnsi="Calibri" w:cs="Arial" w:asciiTheme="minorHAnsi" w:cstheme="minorBidi" w:hAnsiTheme="minorHAnsi"/>
      <w:b/>
      <w:bCs/>
      <w:kern w:val="2"/>
      <w14:ligatures w14:val="standardContextu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  <w:rsid w:val="003f15d0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b1c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comments" Target="comment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<Relationship Id="rId12" Type="http://schemas.openxmlformats.org/officeDocument/2006/relationships/customXml" Target="../customXml/item5.xml"/><Relationship Id="rId13" Type="http://schemas.openxmlformats.org/officeDocument/2006/relationships/customXml" Target="../customXml/item6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_rels/item6.xml.rels><?xml version="1.0" encoding="UTF-8"?>
<Relationships xmlns="http://schemas.openxmlformats.org/package/2006/relationships"><Relationship Id="rId1" Type="http://schemas.openxmlformats.org/officeDocument/2006/relationships/customXmlProps" Target="itemProps6.xml"/>
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haredContentType xmlns="Microsoft.SharePoint.Taxonomy.ContentTypeSync" SourceId="92a3b380-abf6-46f2-87bb-c2c114de1c9e" ContentTypeId="0x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0 xmlns="b1d18033-17ee-4488-86c5-aef570ca32be">Approved</Status0>
    <Date xmlns="b1d18033-17ee-4488-86c5-aef570ca32be">2025-03-13T14:54:52+00:00</Date>
    <status xmlns="b1d18033-17ee-4488-86c5-aef570ca32be">
      <Value>2025 provisional</Value>
    </status>
    <lcf76f155ced4ddcb4097134ff3c332f xmlns="b1d18033-17ee-4488-86c5-aef570ca32be">
      <Terms xmlns="http://schemas.microsoft.com/office/infopath/2007/PartnerControls"/>
    </lcf76f155ced4ddcb4097134ff3c332f>
    <TaxCatchAll xmlns="1b00f30f-36d4-4fa1-aff8-52ec48b6e084" xsi:nil="true"/>
    <WMOWFApprovalStatus xmlns="715fcdb6-58ff-4d84-993c-bb26a5b54815">Not Submitted</WMOWFApprovalStatus>
    <_dlc_DocId xmlns="1b00f30f-36d4-4fa1-aff8-52ec48b6e084">WMOI-1897905172-1915</_dlc_DocId>
    <_dlc_DocIdUrl xmlns="1b00f30f-36d4-4fa1-aff8-52ec48b6e084">
      <Url>https://wmoomm.sharepoint.com/sites/Infrastructure/_layouts/15/DocIdRedir.aspx?ID=WMOI-1897905172-1915</Url>
      <Description>WMOI-1897905172-1915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3D4FC14E7C3A4D847427A9AE825B60" ma:contentTypeVersion="24" ma:contentTypeDescription="Create a new document." ma:contentTypeScope="" ma:versionID="287ff38f8fa8563e56c3cbc6c464600d">
  <xsd:schema xmlns:xsd="http://www.w3.org/2001/XMLSchema" xmlns:xs="http://www.w3.org/2001/XMLSchema" xmlns:p="http://schemas.microsoft.com/office/2006/metadata/properties" xmlns:ns2="715fcdb6-58ff-4d84-993c-bb26a5b54815" xmlns:ns3="b1d18033-17ee-4488-86c5-aef570ca32be" xmlns:ns4="1b00f30f-36d4-4fa1-aff8-52ec48b6e084" targetNamespace="http://schemas.microsoft.com/office/2006/metadata/properties" ma:root="true" ma:fieldsID="f63123fde8b7ca41be6473a15cabeff1" ns2:_="" ns3:_="" ns4:_="">
    <xsd:import namespace="715fcdb6-58ff-4d84-993c-bb26a5b54815"/>
    <xsd:import namespace="b1d18033-17ee-4488-86c5-aef570ca32be"/>
    <xsd:import namespace="1b00f30f-36d4-4fa1-aff8-52ec48b6e084"/>
    <xsd:element name="properties">
      <xsd:complexType>
        <xsd:sequence>
          <xsd:element name="documentManagement">
            <xsd:complexType>
              <xsd:all>
                <xsd:element ref="ns2:WMOWFApprovalStatu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Date" minOccurs="0"/>
                <xsd:element ref="ns3:statu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Status0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fcdb6-58ff-4d84-993c-bb26a5b54815" elementFormDefault="qualified">
    <xsd:import namespace="http://schemas.microsoft.com/office/2006/documentManagement/types"/>
    <xsd:import namespace="http://schemas.microsoft.com/office/infopath/2007/PartnerControls"/>
    <xsd:element name="WMOWFApprovalStatus" ma:index="2" nillable="true" ma:displayName="Workflow Approval Status" ma:default="Not Submitted" ma:format="Dropdown" ma:hidden="true" ma:internalName="WMOWFApprovalStatus" ma:readOnly="false">
      <xsd:simpleType>
        <xsd:restriction base="dms:Choice">
          <xsd:enumeration value="Not Submitted"/>
          <xsd:enumeration value="Pending for Review"/>
          <xsd:enumeration value="Pending for Consolidation"/>
          <xsd:enumeration value="Pending for Approval"/>
          <xsd:enumeration value="Approved"/>
          <xsd:enumeration value="Rejected by Approver"/>
          <xsd:enumeration value="Cancelled by Requesto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d18033-17ee-4488-86c5-aef570ca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ate" ma:index="12" nillable="true" ma:displayName="Date" ma:default="[today]" ma:format="DateTime" ma:internalName="Date">
      <xsd:simpleType>
        <xsd:restriction base="dms:DateTime"/>
      </xsd:simpleType>
    </xsd:element>
    <xsd:element name="status" ma:index="13" nillable="true" ma:displayName="Last update" ma:format="Dropdown" ma:internalName="statu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2023 publication (v1.0)"/>
                    <xsd:enumeration value="2025 provisional"/>
                    <xsd:enumeration value="FT2025-1"/>
                    <xsd:enumeration value="FT2025-2"/>
                  </xsd:restriction>
                </xsd:simpleType>
              </xsd:element>
            </xsd:sequence>
          </xsd:extension>
        </xsd:complexContent>
      </xsd:complex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2a3b380-abf6-46f2-87bb-c2c114de1c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Status0" ma:index="21" nillable="true" ma:displayName="Status (WMO)" ma:format="Dropdown" ma:internalName="Status0">
      <xsd:simpleType>
        <xsd:restriction base="dms:Choice">
          <xsd:enumeration value="Draft"/>
          <xsd:enumeration value="Approved"/>
          <xsd:enumeration value="Published"/>
          <xsd:enumeration value="N/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0f30f-36d4-4fa1-aff8-52ec48b6e08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9773870-99e4-457a-a664-b7de85dfa00c}" ma:internalName="TaxCatchAll" ma:showField="CatchAllData" ma:web="1b00f30f-36d4-4fa1-aff8-52ec48b6e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09CD7C-0B0F-4C21-B3A0-6C47492A64C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8AFA6AC-9F9E-4347-9205-3ECC2290C1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11F62D-8360-4CAC-A12B-3B9D69C8D2F8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7D248767-3D1A-4E23-A054-309726F75CB3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3679bf0f-1d7e-438f-afa5-6ebf1e20f9b8"/>
    <ds:schemaRef ds:uri="http://purl.org/dc/terms/"/>
    <ds:schemaRef ds:uri="ce21bc6c-711a-4065-a01c-a8f0e29e3ad8"/>
    <ds:schemaRef ds:uri="http://schemas.microsoft.com/office/infopath/2007/PartnerControls"/>
    <ds:schemaRef ds:uri="http://schemas.openxmlformats.org/package/2006/metadata/core-properties"/>
    <ds:schemaRef ds:uri="b1d18033-17ee-4488-86c5-aef570ca32be"/>
    <ds:schemaRef ds:uri="1b00f30f-36d4-4fa1-aff8-52ec48b6e084"/>
    <ds:schemaRef ds:uri="715fcdb6-58ff-4d84-993c-bb26a5b54815"/>
  </ds:schemaRefs>
</ds:datastoreItem>
</file>

<file path=customXml/itemProps5.xml><?xml version="1.0" encoding="utf-8"?>
<ds:datastoreItem xmlns:ds="http://schemas.openxmlformats.org/officeDocument/2006/customXml" ds:itemID="{8F726CFF-5583-434A-97B4-6854AC4707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fcdb6-58ff-4d84-993c-bb26a5b54815"/>
    <ds:schemaRef ds:uri="b1d18033-17ee-4488-86c5-aef570ca32be"/>
    <ds:schemaRef ds:uri="1b00f30f-36d4-4fa1-aff8-52ec48b6e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E2DFE4A7-9BF1-477C-A8FA-909B742623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LibreOffice/7.1.8.1$Linux_X86_64 LibreOffice_project/10$Build-1</Application>
  <AppVersion>15.0000</AppVersion>
  <Pages>10</Pages>
  <Words>2068</Words>
  <Characters>7376</Characters>
  <CharactersWithSpaces>8394</CharactersWithSpaces>
  <Paragraphs>894</Paragraphs>
  <Company>wmo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2025-03-24T12:04:00Z</dcterms:created>
  <dc:creator>Shimazaki A</dc:creator>
  <dc:description/>
  <dc:language>en-GB</dc:language>
  <cp:lastModifiedBy/>
  <cp:lastPrinted>2025-02-27T10:04:00Z</cp:lastPrinted>
  <dcterms:modified xsi:type="dcterms:W3CDTF">2025-06-04T11:48:42Z</dcterms:modified>
  <cp:revision>29</cp:revision>
  <dc:subject/>
  <dc:title>CCT 06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0x010100D43D4FC14E7C3A4D847427A9AE825B60</vt:lpwstr>
  </property>
  <property fmtid="{D5CDD505-2E9C-101B-9397-08002B2CF9AE}" pid="4" name="GrammarlyDocumentId">
    <vt:lpwstr>5ecbfc961fa78cdd7d15b5306e00399465412d421c11547c00f2154ae6479790</vt:lpwstr>
  </property>
  <property fmtid="{D5CDD505-2E9C-101B-9397-08002B2CF9AE}" pid="5" name="MediaServiceImageTags">
    <vt:lpwstr/>
  </property>
  <property fmtid="{D5CDD505-2E9C-101B-9397-08002B2CF9AE}" pid="6" name="Order">
    <vt:r8>76782200</vt:r8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  <property fmtid="{D5CDD505-2E9C-101B-9397-08002B2CF9AE}" pid="10" name="_dlc_DocIdItemGuid">
    <vt:lpwstr>c35da6ef-ddd3-4576-a454-301b9ab339d0</vt:lpwstr>
  </property>
  <property fmtid="{D5CDD505-2E9C-101B-9397-08002B2CF9AE}" pid="11" name="xd_ProgID">
    <vt:lpwstr/>
  </property>
  <property fmtid="{D5CDD505-2E9C-101B-9397-08002B2CF9AE}" pid="12" name="xd_Signature">
    <vt:bool>0</vt:bool>
  </property>
</Properties>
</file>